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630E0C">
      <w:pPr>
        <w:pStyle w:val="2"/>
        <w:rPr>
          <w:rFonts w:hint="eastAsia"/>
        </w:rPr>
      </w:pPr>
      <w:bookmarkStart w:id="0" w:name="_Toc226451821"/>
      <w:r>
        <w:t>北京市养老机构老年人慢性疼痛管理</w:t>
      </w:r>
      <w:r>
        <w:rPr>
          <w:rFonts w:hint="eastAsia"/>
        </w:rPr>
        <w:t>现状</w:t>
      </w:r>
      <w:r>
        <w:t>与服务需求</w:t>
      </w:r>
      <w:bookmarkEnd w:id="0"/>
      <w:r>
        <w:rPr>
          <w:rFonts w:hint="eastAsia"/>
        </w:rPr>
        <w:t>调查</w:t>
      </w:r>
    </w:p>
    <w:p w14:paraId="741EE807">
      <w:pPr>
        <w:pStyle w:val="52"/>
        <w:ind w:firstLine="482"/>
      </w:pPr>
      <w:r>
        <w:rPr>
          <w:b/>
          <w:bCs/>
        </w:rPr>
        <w:t>姓 名</w:t>
      </w:r>
      <w:r>
        <w:t>：</w:t>
      </w:r>
      <w:r>
        <w:rPr>
          <w:rFonts w:hint="eastAsia"/>
        </w:rPr>
        <w:t>卢雪靓</w:t>
      </w:r>
    </w:p>
    <w:p w14:paraId="60B8568B">
      <w:pPr>
        <w:pStyle w:val="52"/>
        <w:ind w:firstLine="482"/>
      </w:pPr>
      <w:r>
        <w:rPr>
          <w:rFonts w:hint="eastAsia"/>
          <w:b/>
          <w:bCs/>
        </w:rPr>
        <w:t>学科</w:t>
      </w:r>
      <w:r>
        <w:rPr>
          <w:b/>
          <w:bCs/>
        </w:rPr>
        <w:t>专业</w:t>
      </w:r>
      <w:r>
        <w:t>：公共卫生（流行病学）</w:t>
      </w:r>
    </w:p>
    <w:p w14:paraId="1ADCF208">
      <w:pPr>
        <w:pStyle w:val="52"/>
        <w:ind w:firstLine="482"/>
      </w:pPr>
      <w:r>
        <w:rPr>
          <w:b/>
          <w:bCs/>
        </w:rPr>
        <w:t>指导教师</w:t>
      </w:r>
      <w:r>
        <w:t>：</w:t>
      </w:r>
      <w:r>
        <w:rPr>
          <w:rFonts w:hint="eastAsia"/>
        </w:rPr>
        <w:t>彭晓霞</w:t>
      </w:r>
      <w:r>
        <w:t xml:space="preserve"> 教授</w:t>
      </w:r>
    </w:p>
    <w:p w14:paraId="293DE716">
      <w:pPr>
        <w:pStyle w:val="52"/>
        <w:ind w:firstLine="482"/>
        <w:rPr>
          <w:b/>
          <w:bCs/>
        </w:rPr>
      </w:pPr>
      <w:r>
        <w:rPr>
          <w:rFonts w:hint="eastAsia"/>
          <w:b/>
          <w:bCs/>
        </w:rPr>
        <w:t>导师单位：</w:t>
      </w:r>
      <w:r>
        <w:rPr>
          <w:rFonts w:hint="eastAsia"/>
        </w:rPr>
        <w:t>首都医科大学公共卫生学院</w:t>
      </w:r>
    </w:p>
    <w:p w14:paraId="46D70A16">
      <w:pPr>
        <w:pStyle w:val="52"/>
        <w:ind w:firstLine="482"/>
        <w:rPr>
          <w:ins w:id="0" w:author="webuser" w:date="2026-04-14T08:04:00Z"/>
        </w:rPr>
      </w:pPr>
      <w:r>
        <w:rPr>
          <w:rFonts w:hint="eastAsia"/>
          <w:b/>
          <w:bCs/>
        </w:rPr>
        <w:t>完成</w:t>
      </w:r>
      <w:r>
        <w:rPr>
          <w:b/>
          <w:bCs/>
        </w:rPr>
        <w:t>日期</w:t>
      </w:r>
      <w:r>
        <w:t xml:space="preserve">：2026 年 </w:t>
      </w:r>
      <w:r>
        <w:rPr>
          <w:rFonts w:hint="eastAsia"/>
        </w:rPr>
        <w:t>5</w:t>
      </w:r>
      <w:r>
        <w:t xml:space="preserve">月 </w:t>
      </w:r>
      <w:r>
        <w:rPr>
          <w:rFonts w:hint="eastAsia"/>
        </w:rPr>
        <w:t>9</w:t>
      </w:r>
      <w:r>
        <w:t xml:space="preserve"> 日</w:t>
      </w:r>
    </w:p>
    <w:p w14:paraId="7B7F2279">
      <w:pPr>
        <w:widowControl/>
        <w:jc w:val="left"/>
        <w:rPr>
          <w:ins w:id="1" w:author="webuser" w:date="2026-04-14T08:04:00Z"/>
          <w:rFonts w:ascii="Arial" w:hAnsi="Arial" w:eastAsia="宋体" w:cs="Arial"/>
          <w:color w:val="1F2329"/>
          <w:kern w:val="0"/>
          <w:sz w:val="24"/>
          <w14:ligatures w14:val="none"/>
        </w:rPr>
      </w:pPr>
      <w:ins w:id="2" w:author="webuser" w:date="2026-04-14T08:04:00Z">
        <w:r>
          <w:rPr/>
          <w:br w:type="page"/>
        </w:r>
      </w:ins>
    </w:p>
    <w:p w14:paraId="2D2EFFE9">
      <w:pPr>
        <w:pStyle w:val="52"/>
        <w:ind w:firstLine="480"/>
      </w:pPr>
    </w:p>
    <w:p w14:paraId="42AAD8B1">
      <w:pPr>
        <w:pStyle w:val="52"/>
        <w:ind w:firstLine="480"/>
      </w:pPr>
      <w:bookmarkStart w:id="1" w:name="_Toc226451822"/>
      <w:r>
        <w:t>目录</w:t>
      </w:r>
      <w:bookmarkEnd w:id="1"/>
    </w:p>
    <w:p w14:paraId="2F47CAF4">
      <w:pPr>
        <w:pStyle w:val="52"/>
        <w:ind w:firstLine="480"/>
        <w:rPr>
          <w:rFonts w:eastAsiaTheme="minorEastAsia"/>
          <w:b/>
          <w:bCs/>
          <w:caps/>
          <w:sz w:val="22"/>
        </w:rPr>
      </w:pPr>
      <w:r>
        <w:fldChar w:fldCharType="begin"/>
      </w:r>
      <w:r>
        <w:instrText xml:space="preserve"> TOC \o "1-3" \h \z \u </w:instrText>
      </w:r>
      <w:r>
        <w:fldChar w:fldCharType="separate"/>
      </w:r>
      <w:r>
        <w:fldChar w:fldCharType="begin"/>
      </w:r>
      <w:r>
        <w:instrText xml:space="preserve"> HYPERLINK \l "_Toc226451821" </w:instrText>
      </w:r>
      <w:r>
        <w:fldChar w:fldCharType="separate"/>
      </w:r>
      <w:r>
        <w:rPr>
          <w:rStyle w:val="30"/>
          <w:kern w:val="36"/>
        </w:rPr>
        <w:t>北京市养老机构老年人慢性疼痛的流行现状、管理缺口与服务需求研究</w:t>
      </w:r>
      <w:r>
        <w:tab/>
      </w:r>
      <w:r>
        <w:fldChar w:fldCharType="begin"/>
      </w:r>
      <w:r>
        <w:instrText xml:space="preserve"> PAGEREF _Toc226451821 \h </w:instrText>
      </w:r>
      <w:r>
        <w:fldChar w:fldCharType="separate"/>
      </w:r>
      <w:r>
        <w:t>1</w:t>
      </w:r>
      <w:r>
        <w:fldChar w:fldCharType="end"/>
      </w:r>
      <w:r>
        <w:fldChar w:fldCharType="end"/>
      </w:r>
    </w:p>
    <w:p w14:paraId="7041C582">
      <w:pPr>
        <w:pStyle w:val="52"/>
        <w:ind w:firstLine="480"/>
        <w:rPr>
          <w:rFonts w:eastAsiaTheme="minorEastAsia"/>
          <w:smallCaps/>
          <w:sz w:val="22"/>
        </w:rPr>
      </w:pPr>
      <w:r>
        <w:fldChar w:fldCharType="begin"/>
      </w:r>
      <w:r>
        <w:instrText xml:space="preserve"> HYPERLINK \l "_Toc226451822" </w:instrText>
      </w:r>
      <w:r>
        <w:fldChar w:fldCharType="separate"/>
      </w:r>
      <w:r>
        <w:rPr>
          <w:rStyle w:val="30"/>
        </w:rPr>
        <w:t>目录</w:t>
      </w:r>
      <w:r>
        <w:tab/>
      </w:r>
      <w:r>
        <w:fldChar w:fldCharType="begin"/>
      </w:r>
      <w:r>
        <w:instrText xml:space="preserve"> PAGEREF _Toc226451822 \h </w:instrText>
      </w:r>
      <w:r>
        <w:fldChar w:fldCharType="separate"/>
      </w:r>
      <w:r>
        <w:t>1</w:t>
      </w:r>
      <w:r>
        <w:fldChar w:fldCharType="end"/>
      </w:r>
      <w:r>
        <w:fldChar w:fldCharType="end"/>
      </w:r>
    </w:p>
    <w:p w14:paraId="26430862">
      <w:pPr>
        <w:pStyle w:val="52"/>
        <w:ind w:firstLine="480"/>
        <w:rPr>
          <w:rFonts w:eastAsiaTheme="minorEastAsia"/>
          <w:smallCaps/>
          <w:sz w:val="22"/>
        </w:rPr>
      </w:pPr>
      <w:r>
        <w:fldChar w:fldCharType="begin"/>
      </w:r>
      <w:r>
        <w:instrText xml:space="preserve"> HYPERLINK \l "_Toc226451823" </w:instrText>
      </w:r>
      <w:r>
        <w:fldChar w:fldCharType="separate"/>
      </w:r>
      <w:r>
        <w:rPr>
          <w:rStyle w:val="30"/>
        </w:rPr>
        <w:t>摘要</w:t>
      </w:r>
      <w:r>
        <w:tab/>
      </w:r>
      <w:r>
        <w:fldChar w:fldCharType="begin"/>
      </w:r>
      <w:r>
        <w:instrText xml:space="preserve"> PAGEREF _Toc226451823 \h </w:instrText>
      </w:r>
      <w:r>
        <w:fldChar w:fldCharType="separate"/>
      </w:r>
      <w:r>
        <w:t>1</w:t>
      </w:r>
      <w:r>
        <w:fldChar w:fldCharType="end"/>
      </w:r>
      <w:r>
        <w:fldChar w:fldCharType="end"/>
      </w:r>
    </w:p>
    <w:p w14:paraId="74A570B0">
      <w:pPr>
        <w:pStyle w:val="52"/>
        <w:ind w:firstLine="480"/>
        <w:rPr>
          <w:rFonts w:eastAsiaTheme="minorEastAsia"/>
          <w:smallCaps/>
          <w:sz w:val="22"/>
        </w:rPr>
      </w:pPr>
      <w:r>
        <w:fldChar w:fldCharType="begin"/>
      </w:r>
      <w:r>
        <w:instrText xml:space="preserve"> HYPERLINK \l "_Toc226451824" </w:instrText>
      </w:r>
      <w:r>
        <w:fldChar w:fldCharType="separate"/>
      </w:r>
      <w:r>
        <w:rPr>
          <w:rStyle w:val="30"/>
        </w:rPr>
        <w:t>一、选题背景与研究意义</w:t>
      </w:r>
      <w:r>
        <w:tab/>
      </w:r>
      <w:r>
        <w:fldChar w:fldCharType="begin"/>
      </w:r>
      <w:r>
        <w:instrText xml:space="preserve"> PAGEREF _Toc226451824 \h </w:instrText>
      </w:r>
      <w:r>
        <w:fldChar w:fldCharType="separate"/>
      </w:r>
      <w:r>
        <w:t>2</w:t>
      </w:r>
      <w:r>
        <w:fldChar w:fldCharType="end"/>
      </w:r>
      <w:r>
        <w:fldChar w:fldCharType="end"/>
      </w:r>
    </w:p>
    <w:p w14:paraId="09E10F05">
      <w:pPr>
        <w:pStyle w:val="52"/>
        <w:ind w:firstLine="480"/>
        <w:rPr>
          <w:rFonts w:eastAsiaTheme="minorEastAsia"/>
          <w:i/>
          <w:iCs/>
          <w:sz w:val="22"/>
        </w:rPr>
      </w:pPr>
      <w:r>
        <w:fldChar w:fldCharType="begin"/>
      </w:r>
      <w:r>
        <w:instrText xml:space="preserve"> HYPERLINK \l "_Toc226451825" </w:instrText>
      </w:r>
      <w:r>
        <w:fldChar w:fldCharType="separate"/>
      </w:r>
      <w:r>
        <w:rPr>
          <w:rStyle w:val="30"/>
        </w:rPr>
        <w:t>1.1 现实背景：老龄化背景下的慢性疼痛挑战</w:t>
      </w:r>
      <w:r>
        <w:tab/>
      </w:r>
      <w:r>
        <w:fldChar w:fldCharType="begin"/>
      </w:r>
      <w:r>
        <w:instrText xml:space="preserve"> PAGEREF _Toc226451825 \h </w:instrText>
      </w:r>
      <w:r>
        <w:fldChar w:fldCharType="separate"/>
      </w:r>
      <w:r>
        <w:t>2</w:t>
      </w:r>
      <w:r>
        <w:fldChar w:fldCharType="end"/>
      </w:r>
      <w:r>
        <w:fldChar w:fldCharType="end"/>
      </w:r>
    </w:p>
    <w:p w14:paraId="1A09E8B1">
      <w:pPr>
        <w:pStyle w:val="52"/>
        <w:ind w:firstLine="480"/>
        <w:rPr>
          <w:rFonts w:eastAsiaTheme="minorEastAsia"/>
          <w:i/>
          <w:iCs/>
          <w:sz w:val="22"/>
        </w:rPr>
      </w:pPr>
      <w:r>
        <w:fldChar w:fldCharType="begin"/>
      </w:r>
      <w:r>
        <w:instrText xml:space="preserve"> HYPERLINK \l "_Toc226451826" </w:instrText>
      </w:r>
      <w:r>
        <w:fldChar w:fldCharType="separate"/>
      </w:r>
      <w:r>
        <w:rPr>
          <w:rStyle w:val="30"/>
        </w:rPr>
        <w:t>1.2 研究现状与缺口</w:t>
      </w:r>
      <w:r>
        <w:tab/>
      </w:r>
      <w:r>
        <w:fldChar w:fldCharType="begin"/>
      </w:r>
      <w:r>
        <w:instrText xml:space="preserve"> PAGEREF _Toc226451826 \h </w:instrText>
      </w:r>
      <w:r>
        <w:fldChar w:fldCharType="separate"/>
      </w:r>
      <w:r>
        <w:t>3</w:t>
      </w:r>
      <w:r>
        <w:fldChar w:fldCharType="end"/>
      </w:r>
      <w:r>
        <w:fldChar w:fldCharType="end"/>
      </w:r>
    </w:p>
    <w:p w14:paraId="093098C8">
      <w:pPr>
        <w:pStyle w:val="52"/>
        <w:ind w:firstLine="480"/>
        <w:rPr>
          <w:rFonts w:eastAsiaTheme="minorEastAsia"/>
          <w:i/>
          <w:iCs/>
          <w:sz w:val="22"/>
        </w:rPr>
      </w:pPr>
      <w:r>
        <w:fldChar w:fldCharType="begin"/>
      </w:r>
      <w:r>
        <w:instrText xml:space="preserve"> HYPERLINK \l "_Toc226451827" </w:instrText>
      </w:r>
      <w:r>
        <w:fldChar w:fldCharType="separate"/>
      </w:r>
      <w:r>
        <w:rPr>
          <w:rStyle w:val="30"/>
        </w:rPr>
        <w:t>1.3 研究意义</w:t>
      </w:r>
      <w:r>
        <w:tab/>
      </w:r>
      <w:r>
        <w:fldChar w:fldCharType="begin"/>
      </w:r>
      <w:r>
        <w:instrText xml:space="preserve"> PAGEREF _Toc226451827 \h </w:instrText>
      </w:r>
      <w:r>
        <w:fldChar w:fldCharType="separate"/>
      </w:r>
      <w:r>
        <w:t>3</w:t>
      </w:r>
      <w:r>
        <w:fldChar w:fldCharType="end"/>
      </w:r>
      <w:r>
        <w:fldChar w:fldCharType="end"/>
      </w:r>
    </w:p>
    <w:p w14:paraId="2861F943">
      <w:pPr>
        <w:pStyle w:val="52"/>
        <w:ind w:firstLine="480"/>
        <w:rPr>
          <w:rFonts w:eastAsiaTheme="minorEastAsia"/>
          <w:smallCaps/>
          <w:sz w:val="22"/>
        </w:rPr>
      </w:pPr>
      <w:r>
        <w:fldChar w:fldCharType="begin"/>
      </w:r>
      <w:r>
        <w:instrText xml:space="preserve"> HYPERLINK \l "_Toc226451828" </w:instrText>
      </w:r>
      <w:r>
        <w:fldChar w:fldCharType="separate"/>
      </w:r>
      <w:r>
        <w:rPr>
          <w:rStyle w:val="30"/>
        </w:rPr>
        <w:t>二、文献综述</w:t>
      </w:r>
      <w:r>
        <w:tab/>
      </w:r>
      <w:r>
        <w:fldChar w:fldCharType="begin"/>
      </w:r>
      <w:r>
        <w:instrText xml:space="preserve"> PAGEREF _Toc226451828 \h </w:instrText>
      </w:r>
      <w:r>
        <w:fldChar w:fldCharType="separate"/>
      </w:r>
      <w:r>
        <w:t>4</w:t>
      </w:r>
      <w:r>
        <w:fldChar w:fldCharType="end"/>
      </w:r>
      <w:r>
        <w:fldChar w:fldCharType="end"/>
      </w:r>
    </w:p>
    <w:p w14:paraId="51A4598E">
      <w:pPr>
        <w:pStyle w:val="52"/>
        <w:ind w:firstLine="480"/>
        <w:rPr>
          <w:rFonts w:eastAsiaTheme="minorEastAsia"/>
          <w:i/>
          <w:iCs/>
          <w:sz w:val="22"/>
        </w:rPr>
      </w:pPr>
      <w:r>
        <w:fldChar w:fldCharType="begin"/>
      </w:r>
      <w:r>
        <w:instrText xml:space="preserve"> HYPERLINK \l "_Toc226451829" </w:instrText>
      </w:r>
      <w:r>
        <w:fldChar w:fldCharType="separate"/>
      </w:r>
      <w:r>
        <w:rPr>
          <w:rStyle w:val="30"/>
        </w:rPr>
        <w:t>2.1 核心概念界定</w:t>
      </w:r>
      <w:r>
        <w:tab/>
      </w:r>
      <w:r>
        <w:fldChar w:fldCharType="begin"/>
      </w:r>
      <w:r>
        <w:instrText xml:space="preserve"> PAGEREF _Toc226451829 \h </w:instrText>
      </w:r>
      <w:r>
        <w:fldChar w:fldCharType="separate"/>
      </w:r>
      <w:r>
        <w:t>4</w:t>
      </w:r>
      <w:r>
        <w:fldChar w:fldCharType="end"/>
      </w:r>
      <w:r>
        <w:fldChar w:fldCharType="end"/>
      </w:r>
    </w:p>
    <w:p w14:paraId="290C6ABD">
      <w:pPr>
        <w:pStyle w:val="52"/>
        <w:ind w:firstLine="480"/>
        <w:rPr>
          <w:rFonts w:eastAsiaTheme="minorEastAsia"/>
          <w:i/>
          <w:iCs/>
          <w:sz w:val="22"/>
        </w:rPr>
      </w:pPr>
      <w:r>
        <w:fldChar w:fldCharType="begin"/>
      </w:r>
      <w:r>
        <w:instrText xml:space="preserve"> HYPERLINK \l "_Toc226451830" </w:instrText>
      </w:r>
      <w:r>
        <w:fldChar w:fldCharType="separate"/>
      </w:r>
      <w:r>
        <w:rPr>
          <w:rStyle w:val="30"/>
        </w:rPr>
        <w:t>2.2 国内外研究现状</w:t>
      </w:r>
      <w:r>
        <w:tab/>
      </w:r>
      <w:r>
        <w:fldChar w:fldCharType="begin"/>
      </w:r>
      <w:r>
        <w:instrText xml:space="preserve"> PAGEREF _Toc226451830 \h </w:instrText>
      </w:r>
      <w:r>
        <w:fldChar w:fldCharType="separate"/>
      </w:r>
      <w:r>
        <w:t>4</w:t>
      </w:r>
      <w:r>
        <w:fldChar w:fldCharType="end"/>
      </w:r>
      <w:r>
        <w:fldChar w:fldCharType="end"/>
      </w:r>
    </w:p>
    <w:p w14:paraId="5C679971">
      <w:pPr>
        <w:pStyle w:val="52"/>
        <w:ind w:firstLine="480"/>
        <w:rPr>
          <w:rFonts w:eastAsiaTheme="minorEastAsia"/>
          <w:i/>
          <w:iCs/>
          <w:sz w:val="22"/>
        </w:rPr>
      </w:pPr>
      <w:r>
        <w:fldChar w:fldCharType="begin"/>
      </w:r>
      <w:r>
        <w:instrText xml:space="preserve"> HYPERLINK \l "_Toc226451831" </w:instrText>
      </w:r>
      <w:r>
        <w:fldChar w:fldCharType="separate"/>
      </w:r>
      <w:r>
        <w:rPr>
          <w:rStyle w:val="30"/>
        </w:rPr>
        <w:t>2.3 研究述评与本研究定位</w:t>
      </w:r>
      <w:r>
        <w:tab/>
      </w:r>
      <w:r>
        <w:fldChar w:fldCharType="begin"/>
      </w:r>
      <w:r>
        <w:instrText xml:space="preserve"> PAGEREF _Toc226451831 \h </w:instrText>
      </w:r>
      <w:r>
        <w:fldChar w:fldCharType="separate"/>
      </w:r>
      <w:r>
        <w:t>5</w:t>
      </w:r>
      <w:r>
        <w:fldChar w:fldCharType="end"/>
      </w:r>
      <w:r>
        <w:fldChar w:fldCharType="end"/>
      </w:r>
    </w:p>
    <w:p w14:paraId="0D767A84">
      <w:pPr>
        <w:pStyle w:val="52"/>
        <w:ind w:firstLine="480"/>
        <w:rPr>
          <w:rFonts w:eastAsiaTheme="minorEastAsia"/>
          <w:smallCaps/>
          <w:sz w:val="22"/>
        </w:rPr>
      </w:pPr>
      <w:r>
        <w:fldChar w:fldCharType="begin"/>
      </w:r>
      <w:r>
        <w:instrText xml:space="preserve"> HYPERLINK \l "_Toc226451832" </w:instrText>
      </w:r>
      <w:r>
        <w:fldChar w:fldCharType="separate"/>
      </w:r>
      <w:r>
        <w:rPr>
          <w:rStyle w:val="30"/>
        </w:rPr>
        <w:t>三、研究目的与内容</w:t>
      </w:r>
      <w:r>
        <w:tab/>
      </w:r>
      <w:r>
        <w:fldChar w:fldCharType="begin"/>
      </w:r>
      <w:r>
        <w:instrText xml:space="preserve"> PAGEREF _Toc226451832 \h </w:instrText>
      </w:r>
      <w:r>
        <w:fldChar w:fldCharType="separate"/>
      </w:r>
      <w:r>
        <w:t>6</w:t>
      </w:r>
      <w:r>
        <w:fldChar w:fldCharType="end"/>
      </w:r>
      <w:r>
        <w:fldChar w:fldCharType="end"/>
      </w:r>
    </w:p>
    <w:p w14:paraId="1546D41A">
      <w:pPr>
        <w:pStyle w:val="52"/>
        <w:ind w:firstLine="480"/>
        <w:rPr>
          <w:rFonts w:eastAsiaTheme="minorEastAsia"/>
          <w:i/>
          <w:iCs/>
          <w:sz w:val="22"/>
        </w:rPr>
      </w:pPr>
      <w:r>
        <w:fldChar w:fldCharType="begin"/>
      </w:r>
      <w:r>
        <w:instrText xml:space="preserve"> HYPERLINK \l "_Toc226451833" </w:instrText>
      </w:r>
      <w:r>
        <w:fldChar w:fldCharType="separate"/>
      </w:r>
      <w:r>
        <w:rPr>
          <w:rStyle w:val="30"/>
        </w:rPr>
        <w:t>3.1 研究目的</w:t>
      </w:r>
      <w:r>
        <w:tab/>
      </w:r>
      <w:r>
        <w:fldChar w:fldCharType="begin"/>
      </w:r>
      <w:r>
        <w:instrText xml:space="preserve"> PAGEREF _Toc226451833 \h </w:instrText>
      </w:r>
      <w:r>
        <w:fldChar w:fldCharType="separate"/>
      </w:r>
      <w:r>
        <w:t>6</w:t>
      </w:r>
      <w:r>
        <w:fldChar w:fldCharType="end"/>
      </w:r>
      <w:r>
        <w:fldChar w:fldCharType="end"/>
      </w:r>
    </w:p>
    <w:p w14:paraId="59439B1F">
      <w:pPr>
        <w:pStyle w:val="52"/>
        <w:ind w:firstLine="480"/>
        <w:rPr>
          <w:rFonts w:eastAsiaTheme="minorEastAsia"/>
          <w:i/>
          <w:iCs/>
          <w:sz w:val="22"/>
        </w:rPr>
      </w:pPr>
      <w:r>
        <w:fldChar w:fldCharType="begin"/>
      </w:r>
      <w:r>
        <w:instrText xml:space="preserve"> HYPERLINK \l "_Toc226451834" </w:instrText>
      </w:r>
      <w:r>
        <w:fldChar w:fldCharType="separate"/>
      </w:r>
      <w:r>
        <w:rPr>
          <w:rStyle w:val="30"/>
        </w:rPr>
        <w:t>3.2 研究内容</w:t>
      </w:r>
      <w:r>
        <w:tab/>
      </w:r>
      <w:r>
        <w:fldChar w:fldCharType="begin"/>
      </w:r>
      <w:r>
        <w:instrText xml:space="preserve"> PAGEREF _Toc226451834 \h </w:instrText>
      </w:r>
      <w:r>
        <w:fldChar w:fldCharType="separate"/>
      </w:r>
      <w:r>
        <w:t>6</w:t>
      </w:r>
      <w:r>
        <w:fldChar w:fldCharType="end"/>
      </w:r>
      <w:r>
        <w:fldChar w:fldCharType="end"/>
      </w:r>
    </w:p>
    <w:p w14:paraId="11A2DE83">
      <w:pPr>
        <w:pStyle w:val="52"/>
        <w:ind w:firstLine="480"/>
        <w:rPr>
          <w:rFonts w:eastAsiaTheme="minorEastAsia"/>
          <w:smallCaps/>
          <w:sz w:val="22"/>
        </w:rPr>
      </w:pPr>
      <w:r>
        <w:fldChar w:fldCharType="begin"/>
      </w:r>
      <w:r>
        <w:instrText xml:space="preserve"> HYPERLINK \l "_Toc226451835" </w:instrText>
      </w:r>
      <w:r>
        <w:fldChar w:fldCharType="separate"/>
      </w:r>
      <w:r>
        <w:rPr>
          <w:rStyle w:val="30"/>
        </w:rPr>
        <w:t>四、理论框架与研究假设</w:t>
      </w:r>
      <w:r>
        <w:tab/>
      </w:r>
      <w:r>
        <w:fldChar w:fldCharType="begin"/>
      </w:r>
      <w:r>
        <w:instrText xml:space="preserve"> PAGEREF _Toc226451835 \h </w:instrText>
      </w:r>
      <w:r>
        <w:fldChar w:fldCharType="separate"/>
      </w:r>
      <w:r>
        <w:t>7</w:t>
      </w:r>
      <w:r>
        <w:fldChar w:fldCharType="end"/>
      </w:r>
      <w:r>
        <w:fldChar w:fldCharType="end"/>
      </w:r>
    </w:p>
    <w:p w14:paraId="303F10CC">
      <w:pPr>
        <w:pStyle w:val="52"/>
        <w:ind w:firstLine="480"/>
        <w:rPr>
          <w:rFonts w:eastAsiaTheme="minorEastAsia"/>
          <w:i/>
          <w:iCs/>
          <w:sz w:val="22"/>
        </w:rPr>
      </w:pPr>
      <w:r>
        <w:fldChar w:fldCharType="begin"/>
      </w:r>
      <w:r>
        <w:instrText xml:space="preserve"> HYPERLINK \l "_Toc226451836" </w:instrText>
      </w:r>
      <w:r>
        <w:fldChar w:fldCharType="separate"/>
      </w:r>
      <w:r>
        <w:rPr>
          <w:rStyle w:val="30"/>
        </w:rPr>
        <w:t>4.1 理论框架</w:t>
      </w:r>
      <w:r>
        <w:tab/>
      </w:r>
      <w:r>
        <w:fldChar w:fldCharType="begin"/>
      </w:r>
      <w:r>
        <w:instrText xml:space="preserve"> PAGEREF _Toc226451836 \h </w:instrText>
      </w:r>
      <w:r>
        <w:fldChar w:fldCharType="separate"/>
      </w:r>
      <w:r>
        <w:t>7</w:t>
      </w:r>
      <w:r>
        <w:fldChar w:fldCharType="end"/>
      </w:r>
      <w:r>
        <w:fldChar w:fldCharType="end"/>
      </w:r>
    </w:p>
    <w:p w14:paraId="7E742757">
      <w:pPr>
        <w:pStyle w:val="52"/>
        <w:ind w:firstLine="480"/>
        <w:rPr>
          <w:rFonts w:eastAsiaTheme="minorEastAsia"/>
          <w:i/>
          <w:iCs/>
          <w:sz w:val="22"/>
        </w:rPr>
      </w:pPr>
      <w:r>
        <w:fldChar w:fldCharType="begin"/>
      </w:r>
      <w:r>
        <w:instrText xml:space="preserve"> HYPERLINK \l "_Toc226451837" </w:instrText>
      </w:r>
      <w:r>
        <w:fldChar w:fldCharType="separate"/>
      </w:r>
      <w:r>
        <w:rPr>
          <w:rStyle w:val="30"/>
        </w:rPr>
        <w:t>4.2 研究假设</w:t>
      </w:r>
      <w:r>
        <w:tab/>
      </w:r>
      <w:r>
        <w:fldChar w:fldCharType="begin"/>
      </w:r>
      <w:r>
        <w:instrText xml:space="preserve"> PAGEREF _Toc226451837 \h </w:instrText>
      </w:r>
      <w:r>
        <w:fldChar w:fldCharType="separate"/>
      </w:r>
      <w:r>
        <w:t>8</w:t>
      </w:r>
      <w:r>
        <w:fldChar w:fldCharType="end"/>
      </w:r>
      <w:r>
        <w:fldChar w:fldCharType="end"/>
      </w:r>
    </w:p>
    <w:p w14:paraId="49162E83">
      <w:pPr>
        <w:pStyle w:val="52"/>
        <w:ind w:firstLine="480"/>
        <w:rPr>
          <w:rFonts w:eastAsiaTheme="minorEastAsia"/>
          <w:smallCaps/>
          <w:sz w:val="22"/>
        </w:rPr>
      </w:pPr>
      <w:r>
        <w:fldChar w:fldCharType="begin"/>
      </w:r>
      <w:r>
        <w:instrText xml:space="preserve"> HYPERLINK \l "_Toc226451838" </w:instrText>
      </w:r>
      <w:r>
        <w:fldChar w:fldCharType="separate"/>
      </w:r>
      <w:r>
        <w:rPr>
          <w:rStyle w:val="30"/>
        </w:rPr>
        <w:t>五、研究对象与方法</w:t>
      </w:r>
      <w:r>
        <w:tab/>
      </w:r>
      <w:r>
        <w:fldChar w:fldCharType="begin"/>
      </w:r>
      <w:r>
        <w:instrText xml:space="preserve"> PAGEREF _Toc226451838 \h </w:instrText>
      </w:r>
      <w:r>
        <w:fldChar w:fldCharType="separate"/>
      </w:r>
      <w:r>
        <w:t>8</w:t>
      </w:r>
      <w:r>
        <w:fldChar w:fldCharType="end"/>
      </w:r>
      <w:r>
        <w:fldChar w:fldCharType="end"/>
      </w:r>
    </w:p>
    <w:p w14:paraId="730345CE">
      <w:pPr>
        <w:pStyle w:val="52"/>
        <w:ind w:firstLine="480"/>
        <w:rPr>
          <w:rFonts w:eastAsiaTheme="minorEastAsia"/>
          <w:i/>
          <w:iCs/>
          <w:sz w:val="22"/>
        </w:rPr>
      </w:pPr>
      <w:r>
        <w:fldChar w:fldCharType="begin"/>
      </w:r>
      <w:r>
        <w:instrText xml:space="preserve"> HYPERLINK \l "_Toc226451839" </w:instrText>
      </w:r>
      <w:r>
        <w:fldChar w:fldCharType="separate"/>
      </w:r>
      <w:r>
        <w:rPr>
          <w:rStyle w:val="30"/>
        </w:rPr>
        <w:t>5.1 研究类型</w:t>
      </w:r>
      <w:r>
        <w:tab/>
      </w:r>
      <w:r>
        <w:fldChar w:fldCharType="begin"/>
      </w:r>
      <w:r>
        <w:instrText xml:space="preserve"> PAGEREF _Toc226451839 \h </w:instrText>
      </w:r>
      <w:r>
        <w:fldChar w:fldCharType="separate"/>
      </w:r>
      <w:r>
        <w:t>8</w:t>
      </w:r>
      <w:r>
        <w:fldChar w:fldCharType="end"/>
      </w:r>
      <w:r>
        <w:fldChar w:fldCharType="end"/>
      </w:r>
    </w:p>
    <w:p w14:paraId="5F99F774">
      <w:pPr>
        <w:pStyle w:val="52"/>
        <w:ind w:firstLine="480"/>
        <w:rPr>
          <w:rFonts w:eastAsiaTheme="minorEastAsia"/>
          <w:i/>
          <w:iCs/>
          <w:sz w:val="22"/>
        </w:rPr>
      </w:pPr>
      <w:r>
        <w:fldChar w:fldCharType="begin"/>
      </w:r>
      <w:r>
        <w:instrText xml:space="preserve"> HYPERLINK \l "_Toc226451840" </w:instrText>
      </w:r>
      <w:r>
        <w:fldChar w:fldCharType="separate"/>
      </w:r>
      <w:r>
        <w:rPr>
          <w:rStyle w:val="30"/>
        </w:rPr>
        <w:t>5.2 研究对象</w:t>
      </w:r>
      <w:r>
        <w:tab/>
      </w:r>
      <w:r>
        <w:fldChar w:fldCharType="begin"/>
      </w:r>
      <w:r>
        <w:instrText xml:space="preserve"> PAGEREF _Toc226451840 \h </w:instrText>
      </w:r>
      <w:r>
        <w:fldChar w:fldCharType="separate"/>
      </w:r>
      <w:r>
        <w:t>8</w:t>
      </w:r>
      <w:r>
        <w:fldChar w:fldCharType="end"/>
      </w:r>
      <w:r>
        <w:fldChar w:fldCharType="end"/>
      </w:r>
    </w:p>
    <w:p w14:paraId="30B71481">
      <w:pPr>
        <w:pStyle w:val="52"/>
        <w:ind w:firstLine="480"/>
        <w:rPr>
          <w:rFonts w:eastAsiaTheme="minorEastAsia"/>
          <w:i/>
          <w:iCs/>
          <w:sz w:val="22"/>
        </w:rPr>
      </w:pPr>
      <w:r>
        <w:fldChar w:fldCharType="begin"/>
      </w:r>
      <w:r>
        <w:instrText xml:space="preserve"> HYPERLINK \l "_Toc226451841" </w:instrText>
      </w:r>
      <w:r>
        <w:fldChar w:fldCharType="separate"/>
      </w:r>
      <w:r>
        <w:rPr>
          <w:rStyle w:val="30"/>
        </w:rPr>
        <w:t>5.3 研究工具</w:t>
      </w:r>
      <w:r>
        <w:tab/>
      </w:r>
      <w:r>
        <w:fldChar w:fldCharType="begin"/>
      </w:r>
      <w:r>
        <w:instrText xml:space="preserve"> PAGEREF _Toc226451841 \h </w:instrText>
      </w:r>
      <w:r>
        <w:fldChar w:fldCharType="separate"/>
      </w:r>
      <w:r>
        <w:t>9</w:t>
      </w:r>
      <w:r>
        <w:fldChar w:fldCharType="end"/>
      </w:r>
      <w:r>
        <w:fldChar w:fldCharType="end"/>
      </w:r>
    </w:p>
    <w:p w14:paraId="7A9A59E6">
      <w:pPr>
        <w:pStyle w:val="52"/>
        <w:ind w:firstLine="480"/>
        <w:rPr>
          <w:rFonts w:eastAsiaTheme="minorEastAsia"/>
          <w:i/>
          <w:iCs/>
          <w:sz w:val="22"/>
        </w:rPr>
      </w:pPr>
      <w:r>
        <w:fldChar w:fldCharType="begin"/>
      </w:r>
      <w:r>
        <w:instrText xml:space="preserve"> HYPERLINK \l "_Toc226451842" </w:instrText>
      </w:r>
      <w:r>
        <w:fldChar w:fldCharType="separate"/>
      </w:r>
      <w:r>
        <w:rPr>
          <w:rStyle w:val="30"/>
        </w:rPr>
        <w:t>5.4 数据收集</w:t>
      </w:r>
      <w:r>
        <w:tab/>
      </w:r>
      <w:r>
        <w:fldChar w:fldCharType="begin"/>
      </w:r>
      <w:r>
        <w:instrText xml:space="preserve"> PAGEREF _Toc226451842 \h </w:instrText>
      </w:r>
      <w:r>
        <w:fldChar w:fldCharType="separate"/>
      </w:r>
      <w:r>
        <w:t>10</w:t>
      </w:r>
      <w:r>
        <w:fldChar w:fldCharType="end"/>
      </w:r>
      <w:r>
        <w:fldChar w:fldCharType="end"/>
      </w:r>
    </w:p>
    <w:p w14:paraId="0E77BFDF">
      <w:pPr>
        <w:pStyle w:val="52"/>
        <w:ind w:firstLine="480"/>
        <w:rPr>
          <w:rFonts w:eastAsiaTheme="minorEastAsia"/>
          <w:i/>
          <w:iCs/>
          <w:sz w:val="22"/>
        </w:rPr>
      </w:pPr>
      <w:r>
        <w:fldChar w:fldCharType="begin"/>
      </w:r>
      <w:r>
        <w:instrText xml:space="preserve"> HYPERLINK \l "_Toc226451843" </w:instrText>
      </w:r>
      <w:r>
        <w:fldChar w:fldCharType="separate"/>
      </w:r>
      <w:r>
        <w:rPr>
          <w:rStyle w:val="30"/>
        </w:rPr>
        <w:t>5.5 统计学方法</w:t>
      </w:r>
      <w:r>
        <w:tab/>
      </w:r>
      <w:r>
        <w:fldChar w:fldCharType="begin"/>
      </w:r>
      <w:r>
        <w:instrText xml:space="preserve"> PAGEREF _Toc226451843 \h </w:instrText>
      </w:r>
      <w:r>
        <w:fldChar w:fldCharType="separate"/>
      </w:r>
      <w:r>
        <w:t>11</w:t>
      </w:r>
      <w:r>
        <w:fldChar w:fldCharType="end"/>
      </w:r>
      <w:r>
        <w:fldChar w:fldCharType="end"/>
      </w:r>
    </w:p>
    <w:p w14:paraId="23089678">
      <w:pPr>
        <w:pStyle w:val="52"/>
        <w:ind w:firstLine="480"/>
        <w:rPr>
          <w:rFonts w:eastAsiaTheme="minorEastAsia"/>
          <w:i/>
          <w:iCs/>
          <w:sz w:val="22"/>
        </w:rPr>
      </w:pPr>
      <w:r>
        <w:fldChar w:fldCharType="begin"/>
      </w:r>
      <w:r>
        <w:instrText xml:space="preserve"> HYPERLINK \l "_Toc226451844" </w:instrText>
      </w:r>
      <w:r>
        <w:fldChar w:fldCharType="separate"/>
      </w:r>
      <w:r>
        <w:rPr>
          <w:rStyle w:val="30"/>
        </w:rPr>
        <w:t>5.6 质量控制</w:t>
      </w:r>
      <w:r>
        <w:tab/>
      </w:r>
      <w:r>
        <w:fldChar w:fldCharType="begin"/>
      </w:r>
      <w:r>
        <w:instrText xml:space="preserve"> PAGEREF _Toc226451844 \h </w:instrText>
      </w:r>
      <w:r>
        <w:fldChar w:fldCharType="separate"/>
      </w:r>
      <w:r>
        <w:t>11</w:t>
      </w:r>
      <w:r>
        <w:fldChar w:fldCharType="end"/>
      </w:r>
      <w:r>
        <w:fldChar w:fldCharType="end"/>
      </w:r>
    </w:p>
    <w:p w14:paraId="1B8145E0">
      <w:pPr>
        <w:pStyle w:val="52"/>
        <w:ind w:firstLine="480"/>
        <w:rPr>
          <w:rFonts w:eastAsiaTheme="minorEastAsia"/>
          <w:i/>
          <w:iCs/>
          <w:sz w:val="22"/>
        </w:rPr>
      </w:pPr>
      <w:r>
        <w:fldChar w:fldCharType="begin"/>
      </w:r>
      <w:r>
        <w:instrText xml:space="preserve"> HYPERLINK \l "_Toc226451845" </w:instrText>
      </w:r>
      <w:r>
        <w:fldChar w:fldCharType="separate"/>
      </w:r>
      <w:r>
        <w:rPr>
          <w:rStyle w:val="30"/>
        </w:rPr>
        <w:t>5.7 伦理考虑</w:t>
      </w:r>
      <w:r>
        <w:tab/>
      </w:r>
      <w:r>
        <w:fldChar w:fldCharType="begin"/>
      </w:r>
      <w:r>
        <w:instrText xml:space="preserve"> PAGEREF _Toc226451845 \h </w:instrText>
      </w:r>
      <w:r>
        <w:fldChar w:fldCharType="separate"/>
      </w:r>
      <w:r>
        <w:t>12</w:t>
      </w:r>
      <w:r>
        <w:fldChar w:fldCharType="end"/>
      </w:r>
      <w:r>
        <w:fldChar w:fldCharType="end"/>
      </w:r>
    </w:p>
    <w:p w14:paraId="49625267">
      <w:pPr>
        <w:pStyle w:val="52"/>
        <w:ind w:firstLine="480"/>
        <w:rPr>
          <w:rFonts w:eastAsiaTheme="minorEastAsia"/>
          <w:smallCaps/>
          <w:sz w:val="22"/>
        </w:rPr>
      </w:pPr>
      <w:r>
        <w:fldChar w:fldCharType="begin"/>
      </w:r>
      <w:r>
        <w:instrText xml:space="preserve"> HYPERLINK \l "_Toc226451846" </w:instrText>
      </w:r>
      <w:r>
        <w:fldChar w:fldCharType="separate"/>
      </w:r>
      <w:r>
        <w:rPr>
          <w:rStyle w:val="30"/>
        </w:rPr>
        <w:t>六、技术路线</w:t>
      </w:r>
      <w:r>
        <w:tab/>
      </w:r>
      <w:r>
        <w:fldChar w:fldCharType="begin"/>
      </w:r>
      <w:r>
        <w:instrText xml:space="preserve"> PAGEREF _Toc226451846 \h </w:instrText>
      </w:r>
      <w:r>
        <w:fldChar w:fldCharType="separate"/>
      </w:r>
      <w:r>
        <w:t>12</w:t>
      </w:r>
      <w:r>
        <w:fldChar w:fldCharType="end"/>
      </w:r>
      <w:r>
        <w:fldChar w:fldCharType="end"/>
      </w:r>
    </w:p>
    <w:p w14:paraId="5C0023D1">
      <w:pPr>
        <w:pStyle w:val="52"/>
        <w:ind w:firstLine="480"/>
        <w:rPr>
          <w:rFonts w:eastAsiaTheme="minorEastAsia"/>
          <w:smallCaps/>
          <w:sz w:val="22"/>
        </w:rPr>
      </w:pPr>
      <w:r>
        <w:fldChar w:fldCharType="begin"/>
      </w:r>
      <w:r>
        <w:instrText xml:space="preserve"> HYPERLINK \l "_Toc226451847" </w:instrText>
      </w:r>
      <w:r>
        <w:fldChar w:fldCharType="separate"/>
      </w:r>
      <w:r>
        <w:rPr>
          <w:rStyle w:val="30"/>
        </w:rPr>
        <w:t>七、预期结果与创新点</w:t>
      </w:r>
      <w:r>
        <w:tab/>
      </w:r>
      <w:r>
        <w:fldChar w:fldCharType="begin"/>
      </w:r>
      <w:r>
        <w:instrText xml:space="preserve"> PAGEREF _Toc226451847 \h </w:instrText>
      </w:r>
      <w:r>
        <w:fldChar w:fldCharType="separate"/>
      </w:r>
      <w:r>
        <w:t>13</w:t>
      </w:r>
      <w:r>
        <w:fldChar w:fldCharType="end"/>
      </w:r>
      <w:r>
        <w:fldChar w:fldCharType="end"/>
      </w:r>
    </w:p>
    <w:p w14:paraId="0C6AE012">
      <w:pPr>
        <w:pStyle w:val="52"/>
        <w:ind w:firstLine="480"/>
        <w:rPr>
          <w:rFonts w:eastAsiaTheme="minorEastAsia"/>
          <w:i/>
          <w:iCs/>
          <w:sz w:val="22"/>
        </w:rPr>
      </w:pPr>
      <w:r>
        <w:fldChar w:fldCharType="begin"/>
      </w:r>
      <w:r>
        <w:instrText xml:space="preserve"> HYPERLINK \l "_Toc226451848" </w:instrText>
      </w:r>
      <w:r>
        <w:fldChar w:fldCharType="separate"/>
      </w:r>
      <w:r>
        <w:rPr>
          <w:rStyle w:val="30"/>
        </w:rPr>
        <w:t>7.1 预期结果</w:t>
      </w:r>
      <w:r>
        <w:tab/>
      </w:r>
      <w:r>
        <w:fldChar w:fldCharType="begin"/>
      </w:r>
      <w:r>
        <w:instrText xml:space="preserve"> PAGEREF _Toc226451848 \h </w:instrText>
      </w:r>
      <w:r>
        <w:fldChar w:fldCharType="separate"/>
      </w:r>
      <w:r>
        <w:t>13</w:t>
      </w:r>
      <w:r>
        <w:fldChar w:fldCharType="end"/>
      </w:r>
      <w:r>
        <w:fldChar w:fldCharType="end"/>
      </w:r>
    </w:p>
    <w:p w14:paraId="7B22CF87">
      <w:pPr>
        <w:pStyle w:val="52"/>
        <w:ind w:firstLine="480"/>
        <w:rPr>
          <w:rFonts w:eastAsiaTheme="minorEastAsia"/>
          <w:i/>
          <w:iCs/>
          <w:sz w:val="22"/>
        </w:rPr>
      </w:pPr>
      <w:r>
        <w:fldChar w:fldCharType="begin"/>
      </w:r>
      <w:r>
        <w:instrText xml:space="preserve"> HYPERLINK \l "_Toc226451849" </w:instrText>
      </w:r>
      <w:r>
        <w:fldChar w:fldCharType="separate"/>
      </w:r>
      <w:r>
        <w:rPr>
          <w:rStyle w:val="30"/>
        </w:rPr>
        <w:t>7.2 创新点</w:t>
      </w:r>
      <w:r>
        <w:tab/>
      </w:r>
      <w:r>
        <w:fldChar w:fldCharType="begin"/>
      </w:r>
      <w:r>
        <w:instrText xml:space="preserve"> PAGEREF _Toc226451849 \h </w:instrText>
      </w:r>
      <w:r>
        <w:fldChar w:fldCharType="separate"/>
      </w:r>
      <w:r>
        <w:t>15</w:t>
      </w:r>
      <w:r>
        <w:fldChar w:fldCharType="end"/>
      </w:r>
      <w:r>
        <w:fldChar w:fldCharType="end"/>
      </w:r>
    </w:p>
    <w:p w14:paraId="018068B4">
      <w:pPr>
        <w:pStyle w:val="52"/>
        <w:ind w:firstLine="480"/>
        <w:rPr>
          <w:rFonts w:eastAsiaTheme="minorEastAsia"/>
          <w:smallCaps/>
          <w:sz w:val="22"/>
        </w:rPr>
      </w:pPr>
      <w:r>
        <w:fldChar w:fldCharType="begin"/>
      </w:r>
      <w:r>
        <w:instrText xml:space="preserve"> HYPERLINK \l "_Toc226451850" </w:instrText>
      </w:r>
      <w:r>
        <w:fldChar w:fldCharType="separate"/>
      </w:r>
      <w:r>
        <w:rPr>
          <w:rStyle w:val="30"/>
        </w:rPr>
        <w:t>八、研究进度安排</w:t>
      </w:r>
      <w:r>
        <w:tab/>
      </w:r>
      <w:r>
        <w:fldChar w:fldCharType="begin"/>
      </w:r>
      <w:r>
        <w:instrText xml:space="preserve"> PAGEREF _Toc226451850 \h </w:instrText>
      </w:r>
      <w:r>
        <w:fldChar w:fldCharType="separate"/>
      </w:r>
      <w:r>
        <w:t>16</w:t>
      </w:r>
      <w:r>
        <w:fldChar w:fldCharType="end"/>
      </w:r>
      <w:r>
        <w:fldChar w:fldCharType="end"/>
      </w:r>
    </w:p>
    <w:p w14:paraId="363D8234">
      <w:pPr>
        <w:pStyle w:val="52"/>
        <w:ind w:firstLine="480"/>
        <w:rPr>
          <w:rFonts w:eastAsiaTheme="minorEastAsia"/>
          <w:smallCaps/>
          <w:sz w:val="22"/>
        </w:rPr>
      </w:pPr>
      <w:r>
        <w:fldChar w:fldCharType="begin"/>
      </w:r>
      <w:r>
        <w:instrText xml:space="preserve"> HYPERLINK \l "_Toc226451851" </w:instrText>
      </w:r>
      <w:r>
        <w:fldChar w:fldCharType="separate"/>
      </w:r>
      <w:r>
        <w:rPr>
          <w:rStyle w:val="30"/>
        </w:rPr>
        <w:t>九、经费预算</w:t>
      </w:r>
      <w:r>
        <w:tab/>
      </w:r>
      <w:r>
        <w:fldChar w:fldCharType="begin"/>
      </w:r>
      <w:r>
        <w:instrText xml:space="preserve"> PAGEREF _Toc226451851 \h </w:instrText>
      </w:r>
      <w:r>
        <w:fldChar w:fldCharType="separate"/>
      </w:r>
      <w:r>
        <w:t>16</w:t>
      </w:r>
      <w:r>
        <w:fldChar w:fldCharType="end"/>
      </w:r>
      <w:r>
        <w:fldChar w:fldCharType="end"/>
      </w:r>
    </w:p>
    <w:p w14:paraId="70B8E34C">
      <w:pPr>
        <w:pStyle w:val="52"/>
        <w:ind w:firstLine="480"/>
        <w:rPr>
          <w:rFonts w:eastAsiaTheme="minorEastAsia"/>
          <w:smallCaps/>
          <w:sz w:val="22"/>
        </w:rPr>
      </w:pPr>
      <w:r>
        <w:fldChar w:fldCharType="begin"/>
      </w:r>
      <w:r>
        <w:instrText xml:space="preserve"> HYPERLINK \l "_Toc226451852" </w:instrText>
      </w:r>
      <w:r>
        <w:fldChar w:fldCharType="separate"/>
      </w:r>
      <w:r>
        <w:rPr>
          <w:rStyle w:val="30"/>
        </w:rPr>
        <w:t>十、参考文献</w:t>
      </w:r>
      <w:r>
        <w:tab/>
      </w:r>
      <w:r>
        <w:fldChar w:fldCharType="begin"/>
      </w:r>
      <w:r>
        <w:instrText xml:space="preserve"> PAGEREF _Toc226451852 \h </w:instrText>
      </w:r>
      <w:r>
        <w:fldChar w:fldCharType="separate"/>
      </w:r>
      <w:r>
        <w:t>17</w:t>
      </w:r>
      <w:r>
        <w:fldChar w:fldCharType="end"/>
      </w:r>
      <w:r>
        <w:fldChar w:fldCharType="end"/>
      </w:r>
    </w:p>
    <w:p w14:paraId="1D238BD0">
      <w:pPr>
        <w:pStyle w:val="52"/>
        <w:ind w:firstLine="480"/>
        <w:rPr>
          <w:ins w:id="3" w:author="webuser" w:date="2026-04-14T08:05:00Z"/>
        </w:rPr>
      </w:pPr>
      <w:r>
        <w:fldChar w:fldCharType="end"/>
      </w:r>
      <w:bookmarkStart w:id="2" w:name="_Toc226451823"/>
    </w:p>
    <w:p w14:paraId="52C47E9A">
      <w:pPr>
        <w:widowControl/>
        <w:jc w:val="left"/>
        <w:rPr>
          <w:ins w:id="4" w:author="webuser" w:date="2026-04-14T08:05:00Z"/>
          <w:rFonts w:ascii="Arial" w:hAnsi="Arial" w:eastAsia="宋体" w:cs="Arial"/>
          <w:color w:val="1F2329"/>
          <w:kern w:val="0"/>
          <w:sz w:val="24"/>
          <w14:ligatures w14:val="none"/>
        </w:rPr>
      </w:pPr>
      <w:ins w:id="5" w:author="webuser" w:date="2026-04-14T08:05:00Z">
        <w:r>
          <w:rPr/>
          <w:br w:type="page"/>
        </w:r>
      </w:ins>
    </w:p>
    <w:p w14:paraId="7FF4E12D">
      <w:pPr>
        <w:pStyle w:val="52"/>
        <w:ind w:firstLine="480"/>
      </w:pPr>
      <w:r>
        <w:t>摘要</w:t>
      </w:r>
      <w:bookmarkEnd w:id="2"/>
    </w:p>
    <w:p w14:paraId="706F843D">
      <w:pPr>
        <w:pStyle w:val="52"/>
        <w:ind w:firstLine="482"/>
      </w:pPr>
      <w:r>
        <w:rPr>
          <w:b/>
          <w:bCs/>
        </w:rPr>
        <w:t>背景</w:t>
      </w:r>
      <w:r>
        <w:t>：我国已进入中度老龄化社会，慢性疼痛是老年人最普遍、最被忽视的健康问题之一。国内外研究显示社区老年人慢性疼痛患病率高达 50%-80%，养老机构老年人因年龄更高、共病更多，慢性疼痛患病率显著更高，但针对该人群疼痛管理现状及服务需求的系统性研究仍存在明显缺口。</w:t>
      </w:r>
    </w:p>
    <w:p w14:paraId="013112F9">
      <w:pPr>
        <w:pStyle w:val="52"/>
        <w:ind w:firstLine="482"/>
      </w:pPr>
      <w:r>
        <w:rPr>
          <w:b/>
          <w:bCs/>
        </w:rPr>
        <w:t>目的</w:t>
      </w:r>
      <w:r>
        <w:t>：调查北京市养老机构老年人慢性疼痛的流行现状、管理缺口及服务需求，为优化医养结合背景下的老年疼痛管理服务提供科学的政策建议。</w:t>
      </w:r>
    </w:p>
    <w:p w14:paraId="52B182D8">
      <w:pPr>
        <w:pStyle w:val="52"/>
        <w:ind w:firstLine="482"/>
      </w:pPr>
      <w:r>
        <w:rPr>
          <w:b/>
          <w:bCs/>
        </w:rPr>
        <w:t>方法</w:t>
      </w:r>
      <w:r>
        <w:t>：采用横断面调查设计，在北京市分层抽取和熹会、凤凰卫生护理院</w:t>
      </w:r>
      <w:r>
        <w:rPr>
          <w:rFonts w:hint="eastAsia"/>
        </w:rPr>
        <w:t>等5</w:t>
      </w:r>
      <w:r>
        <w:t>家不同类型养老机构，对约</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393</w:t>
      </w:r>
      <w:r>
        <w:rPr>
          <w:color w:val="000000" w:themeColor="text1"/>
          <w14:textFill>
            <w14:solidFill>
              <w14:schemeClr w14:val="tx1"/>
            </w14:solidFill>
          </w14:textFill>
        </w:rPr>
        <w:t xml:space="preserve"> </w:t>
      </w:r>
      <w:r>
        <w:t>名≥60 岁常住老年人开展面对面问卷调查。采用的调查工具包括一般资料调查表、简明疼痛量表（BPI-SF）、DN4 神经病理性疼痛筛查问卷、自设疼痛管理现状问卷、自设疼痛服务需求问卷，及患者健康问卷（PHQ-9）、广泛性焦虑障碍量表（GAD-7）；基于 Andersen 卫生服务利用模型构建研究分析框架，运用 SPSS 26.0 进行统计分析，采用描述性统计、卡方检验、多元线性回归、二元 Logistic 回归等方法解析数据。</w:t>
      </w:r>
    </w:p>
    <w:p w14:paraId="741E2778">
      <w:pPr>
        <w:pStyle w:val="52"/>
        <w:ind w:firstLine="482"/>
        <w:rPr>
          <w:ins w:id="6" w:author="webuser" w:date="2026-04-14T08:06:00Z"/>
        </w:rPr>
      </w:pPr>
      <w:r>
        <w:rPr>
          <w:b/>
          <w:bCs/>
        </w:rPr>
        <w:t>关键词</w:t>
      </w:r>
      <w:r>
        <w:t>：慢性疼痛；老年人；养老机构；管理现状；服务需求；流行病学</w:t>
      </w:r>
    </w:p>
    <w:p w14:paraId="52159DF3">
      <w:pPr>
        <w:widowControl/>
        <w:jc w:val="left"/>
        <w:rPr>
          <w:ins w:id="7" w:author="webuser" w:date="2026-04-14T08:06:00Z"/>
          <w:rFonts w:ascii="Arial" w:hAnsi="Arial" w:eastAsia="宋体" w:cs="Arial"/>
          <w:color w:val="1F2329"/>
          <w:kern w:val="0"/>
          <w:sz w:val="24"/>
          <w14:ligatures w14:val="none"/>
        </w:rPr>
      </w:pPr>
      <w:ins w:id="8" w:author="webuser" w:date="2026-04-14T08:06:00Z">
        <w:r>
          <w:rPr/>
          <w:br w:type="page"/>
        </w:r>
      </w:ins>
    </w:p>
    <w:p w14:paraId="39EBA677">
      <w:pPr>
        <w:pStyle w:val="52"/>
        <w:ind w:firstLine="480"/>
      </w:pPr>
    </w:p>
    <w:p w14:paraId="43DD1E7B">
      <w:pPr>
        <w:pStyle w:val="52"/>
        <w:ind w:firstLine="480"/>
      </w:pPr>
      <w:bookmarkStart w:id="3" w:name="_Toc226451824"/>
      <w:r>
        <w:t>一、选题背景与研究意义</w:t>
      </w:r>
      <w:bookmarkEnd w:id="3"/>
    </w:p>
    <w:p w14:paraId="14E72024">
      <w:pPr>
        <w:pStyle w:val="52"/>
        <w:ind w:firstLine="480"/>
      </w:pPr>
      <w:bookmarkStart w:id="4" w:name="_Toc226451825"/>
      <w:r>
        <w:t>1.1 现实背</w:t>
      </w:r>
      <w:commentRangeStart w:id="0"/>
      <w:r>
        <w:t>景：老龄化背景下的慢性疼痛挑战</w:t>
      </w:r>
      <w:commentRangeEnd w:id="0"/>
      <w:r>
        <w:rPr>
          <w:rStyle w:val="31"/>
          <w:rFonts w:asciiTheme="minorHAnsi" w:hAnsiTheme="minorHAnsi" w:eastAsiaTheme="minorEastAsia" w:cstheme="minorBidi"/>
          <w:color w:val="auto"/>
          <w:kern w:val="2"/>
          <w14:ligatures w14:val="standardContextual"/>
        </w:rPr>
        <w:commentReference w:id="0"/>
      </w:r>
      <w:bookmarkEnd w:id="4"/>
    </w:p>
    <w:p w14:paraId="01C8B530">
      <w:pPr>
        <w:pStyle w:val="52"/>
        <w:ind w:firstLine="480"/>
      </w:pPr>
      <w:r>
        <w:t>我国已进入中度老龄化社会，截至 2024 年底，全国 60 岁及以上人口已突破 3 亿，占总人口的 21.1%</w:t>
      </w:r>
      <w:r>
        <w:rPr>
          <w:vertAlign w:val="superscript"/>
        </w:rPr>
        <w:t>[1]</w:t>
      </w:r>
      <w:r>
        <w:t>。在庞大的老年人群体中，慢性疼痛是最普遍的健康问题之一，同时也是长期被忽视的 “隐形公共卫生问题”，其对老年人健康状况、生活质量的影响远超普通慢性疾病，成为老龄化背景下亟待解决的健康挑战。</w:t>
      </w:r>
    </w:p>
    <w:p w14:paraId="0BDB9715">
      <w:pPr>
        <w:pStyle w:val="52"/>
        <w:ind w:firstLine="480"/>
      </w:pPr>
      <w:r>
        <w:t xml:space="preserve">1.1.1 </w:t>
      </w:r>
      <w:ins w:id="9" w:author="不点儿" w:date="2026-04-19T13:47:28Z">
        <w:r>
          <w:rPr>
            <w:rFonts w:hint="eastAsia"/>
            <w:lang w:val="en-US" w:eastAsia="zh-CN"/>
          </w:rPr>
          <w:t>老年</w:t>
        </w:r>
      </w:ins>
      <w:ins w:id="10" w:author="不点儿" w:date="2026-04-19T13:47:39Z">
        <w:r>
          <w:rPr>
            <w:rFonts w:hint="eastAsia"/>
            <w:lang w:val="en-US" w:eastAsia="zh-CN"/>
          </w:rPr>
          <w:t>慢性</w:t>
        </w:r>
      </w:ins>
      <w:ins w:id="11" w:author="不点儿" w:date="2026-04-19T13:47:44Z">
        <w:r>
          <w:rPr>
            <w:rFonts w:hint="eastAsia"/>
            <w:lang w:val="en-US" w:eastAsia="zh-CN"/>
          </w:rPr>
          <w:t>疼痛</w:t>
        </w:r>
      </w:ins>
      <w:ins w:id="12" w:author="不点儿" w:date="2026-04-19T14:15:00Z">
        <w:r>
          <w:rPr>
            <w:rFonts w:hint="eastAsia"/>
            <w:lang w:val="en-US" w:eastAsia="zh-CN"/>
          </w:rPr>
          <w:t>已经</w:t>
        </w:r>
      </w:ins>
      <w:ins w:id="13" w:author="不点儿" w:date="2026-04-19T14:15:02Z">
        <w:r>
          <w:rPr>
            <w:rFonts w:hint="eastAsia"/>
            <w:lang w:val="en-US" w:eastAsia="zh-CN"/>
          </w:rPr>
          <w:t>成为</w:t>
        </w:r>
      </w:ins>
      <w:ins w:id="14" w:author="不点儿" w:date="2026-04-19T14:15:08Z">
        <w:r>
          <w:rPr>
            <w:rFonts w:hint="eastAsia"/>
            <w:lang w:val="en-US" w:eastAsia="zh-CN"/>
          </w:rPr>
          <w:t>严重的</w:t>
        </w:r>
      </w:ins>
      <w:ins w:id="15" w:author="不点儿" w:date="2026-04-19T14:15:14Z">
        <w:r>
          <w:rPr>
            <w:rFonts w:hint="eastAsia"/>
            <w:lang w:val="en-US" w:eastAsia="zh-CN"/>
          </w:rPr>
          <w:t>社会</w:t>
        </w:r>
      </w:ins>
      <w:ins w:id="16" w:author="不点儿" w:date="2026-04-19T14:15:15Z">
        <w:r>
          <w:rPr>
            <w:rFonts w:hint="eastAsia"/>
            <w:lang w:val="en-US" w:eastAsia="zh-CN"/>
          </w:rPr>
          <w:t>和</w:t>
        </w:r>
      </w:ins>
      <w:ins w:id="17" w:author="不点儿" w:date="2026-04-19T14:15:17Z">
        <w:r>
          <w:rPr>
            <w:rFonts w:hint="eastAsia"/>
            <w:lang w:val="en-US" w:eastAsia="zh-CN"/>
          </w:rPr>
          <w:t>健康</w:t>
        </w:r>
      </w:ins>
      <w:ins w:id="18" w:author="不点儿" w:date="2026-04-19T14:15:19Z">
        <w:r>
          <w:rPr>
            <w:rFonts w:hint="eastAsia"/>
            <w:lang w:val="en-US" w:eastAsia="zh-CN"/>
          </w:rPr>
          <w:t>问题</w:t>
        </w:r>
      </w:ins>
      <w:del w:id="19" w:author="不点儿" w:date="2026-04-19T13:47:21Z">
        <w:r>
          <w:rPr/>
          <w:delText>被忽</w:delText>
        </w:r>
      </w:del>
      <w:del w:id="20" w:author="不点儿" w:date="2026-04-19T13:47:20Z">
        <w:r>
          <w:rPr/>
          <w:delText>视的老年流行</w:delText>
        </w:r>
      </w:del>
      <w:del w:id="21" w:author="不点儿" w:date="2026-04-19T13:47:19Z">
        <w:r>
          <w:rPr/>
          <w:delText>病</w:delText>
        </w:r>
      </w:del>
    </w:p>
    <w:p w14:paraId="0719A81D">
      <w:pPr>
        <w:pStyle w:val="52"/>
        <w:ind w:firstLine="480"/>
        <w:rPr>
          <w:ins w:id="22" w:author="不点儿" w:date="2026-04-19T14:14:25Z"/>
        </w:rPr>
      </w:pPr>
      <w:r>
        <w:t>慢性疼痛的定义遵循国际疼痛学会（</w:t>
      </w:r>
      <w:ins w:id="23" w:author="webuser" w:date="2026-04-14T08:18:00Z">
        <w:commentRangeStart w:id="1"/>
        <w:r>
          <w:rPr>
            <w:rFonts w:hint="eastAsia"/>
          </w:rPr>
          <w:t>补充英文全称，</w:t>
        </w:r>
      </w:ins>
      <w:r>
        <w:t>IASP</w:t>
      </w:r>
      <w:commentRangeEnd w:id="1"/>
      <w:r>
        <w:rPr>
          <w:rStyle w:val="31"/>
          <w:rFonts w:asciiTheme="minorHAnsi" w:hAnsiTheme="minorHAnsi" w:eastAsiaTheme="minorEastAsia" w:cstheme="minorBidi"/>
          <w:color w:val="auto"/>
          <w:kern w:val="2"/>
          <w14:ligatures w14:val="standardContextual"/>
        </w:rPr>
        <w:commentReference w:id="1"/>
      </w:r>
      <w:r>
        <w:t xml:space="preserve">）与 WHO ICD-11 标准，指持续或反复发作超过 3 个月的疼痛 </w:t>
      </w:r>
      <w:r>
        <w:rPr>
          <w:vertAlign w:val="superscript"/>
        </w:rPr>
        <w:t>[2-3]</w:t>
      </w:r>
      <w:r>
        <w:t>。</w:t>
      </w:r>
      <w:ins w:id="24" w:author="不点儿" w:date="2026-04-19T14:17:32Z">
        <w:r>
          <w:rPr/>
          <w:t xml:space="preserve">慢性疼痛并非单纯的 “躯体感受”，其对老年人的健康影响具有多维度、连锁性特征：不仅直接导致老年人活动能力下降、睡眠障碍、跌倒风险显著增加，还与焦虑、抑郁、认知功能下降等心理问题密切相关 </w:t>
        </w:r>
      </w:ins>
      <w:ins w:id="25" w:author="不点儿" w:date="2026-04-19T14:17:32Z">
        <w:r>
          <w:rPr>
            <w:vertAlign w:val="superscript"/>
          </w:rPr>
          <w:t>[8]</w:t>
        </w:r>
      </w:ins>
      <w:ins w:id="26" w:author="不点儿" w:date="2026-04-19T14:17:32Z">
        <w:r>
          <w:rPr/>
          <w:t>；长期未控制的慢性疼痛会严重损害老年人的生活质量，加速身体衰弱与失能进程，同时大幅增加家庭照护负担和社会医疗资源的消耗，成为制约健康老龄化的重要因素。</w:t>
        </w:r>
      </w:ins>
      <w:ins w:id="27" w:author="不点儿" w:date="2026-04-19T14:12:12Z">
        <w:r>
          <w:rPr>
            <w:rFonts w:hint="eastAsia" w:ascii="DengXian" w:hAnsi="DengXian" w:eastAsia="DengXian" w:cs="Times New Roman"/>
            <w:kern w:val="2"/>
            <w:sz w:val="21"/>
            <w:szCs w:val="24"/>
            <w:lang w:val="en-US" w:eastAsia="zh-CN" w:bidi="ar"/>
            <w14:ligatures w14:val="standardContextual"/>
          </w:rPr>
          <w:t>中国医学科学院北京协和医学院人口医学与公共卫生学院、哈佛大学医学院等多家机于2025年对中国城乡老年人口（Urban and Rural Elderly Population, UREP） 开展了大规模调查，覆盖中国大陆31个省份，对21,346名（≥60岁）居民，采用基于自我报告的疼痛经历标准化问卷进行数据采集，发现全国慢性疼痛患病率为56.5%，相当于约1.4亿中国老年人，随年龄增长而上升，80岁及以上年龄组患病率最高为61.00%。其中女性（62.36%）&gt; 男性（50.27%）；农村（61.27%）&gt; 城市（52.19%）；无正规教育者（65.08%）&gt; 受教育程度较高者，省级患病率范围：上海38.98%～甘肃72.75%，存在显著地理差异，多病共存（≥3种慢性病）与疼痛关联最强（OR=11.380, 95% CI: 10.257-12.627）。</w:t>
        </w:r>
      </w:ins>
      <w:ins w:id="28" w:author="不点儿" w:date="2026-04-19T14:14:02Z">
        <w:r>
          <w:rPr>
            <w:vertAlign w:val="superscript"/>
          </w:rPr>
          <w:t>[</w:t>
        </w:r>
      </w:ins>
      <w:ins w:id="29" w:author="不点儿" w:date="2026-04-19T14:14:06Z">
        <w:r>
          <w:rPr>
            <w:rFonts w:hint="eastAsia"/>
            <w:vertAlign w:val="superscript"/>
            <w:lang w:val="en-US" w:eastAsia="zh-CN"/>
          </w:rPr>
          <w:t>32</w:t>
        </w:r>
      </w:ins>
      <w:ins w:id="30" w:author="不点儿" w:date="2026-04-19T14:14:02Z">
        <w:r>
          <w:rPr>
            <w:vertAlign w:val="superscript"/>
          </w:rPr>
          <w:t>]</w:t>
        </w:r>
      </w:ins>
      <w:ins w:id="31" w:author="不点儿" w:date="2026-04-19T14:14:25Z">
        <w:r>
          <w:rPr/>
          <w:t xml:space="preserve">而养老机构老年人因平均年龄更高、慢性病共病率更高、身体功能更差，其慢性疼痛患病率显著高于社区人群 </w:t>
        </w:r>
      </w:ins>
      <w:ins w:id="32" w:author="不点儿" w:date="2026-04-19T14:14:25Z">
        <w:r>
          <w:rPr>
            <w:vertAlign w:val="superscript"/>
          </w:rPr>
          <w:t>[7]</w:t>
        </w:r>
      </w:ins>
      <w:ins w:id="33" w:author="不点儿" w:date="2026-04-19T14:14:25Z">
        <w:r>
          <w:rPr/>
          <w:t>。</w:t>
        </w:r>
      </w:ins>
    </w:p>
    <w:p w14:paraId="6A6E16F4">
      <w:pPr>
        <w:keepNext w:val="0"/>
        <w:keepLines w:val="0"/>
        <w:widowControl w:val="0"/>
        <w:suppressLineNumbers w:val="0"/>
        <w:spacing w:before="0" w:beforeAutospacing="0" w:after="0" w:afterAutospacing="0"/>
        <w:ind w:left="0" w:right="0"/>
        <w:jc w:val="both"/>
        <w:rPr>
          <w:ins w:id="34" w:author="不点儿" w:date="2026-04-19T14:12:12Z"/>
          <w:lang w:val="en-US"/>
        </w:rPr>
      </w:pPr>
    </w:p>
    <w:p w14:paraId="59605D56">
      <w:pPr>
        <w:pStyle w:val="52"/>
        <w:ind w:firstLine="480"/>
      </w:pPr>
    </w:p>
    <w:p w14:paraId="60E99BE2">
      <w:pPr>
        <w:pStyle w:val="52"/>
        <w:ind w:firstLine="480"/>
      </w:pPr>
      <w:bookmarkStart w:id="5" w:name="_Toc226451826"/>
      <w:r>
        <w:t>1.2 研究现状与缺口</w:t>
      </w:r>
      <w:bookmarkEnd w:id="5"/>
    </w:p>
    <w:p w14:paraId="7D0E1FAA">
      <w:pPr>
        <w:pStyle w:val="52"/>
        <w:ind w:firstLine="480"/>
      </w:pPr>
      <w:r>
        <w:t>1.2.1 现有研究的贡献</w:t>
      </w:r>
    </w:p>
    <w:p w14:paraId="21E1B28C">
      <w:pPr>
        <w:pStyle w:val="52"/>
        <w:ind w:firstLine="480"/>
      </w:pPr>
      <w:r>
        <w:t>近年来，国内基于 CHARLS、UREP 等大型全国性数据库的研究，已初步揭示了中国社区老年人慢性疼痛的流行特征，明确总体患病率约为55%-65%</w:t>
      </w:r>
      <w:r>
        <w:rPr>
          <w:vertAlign w:val="superscript"/>
        </w:rPr>
        <w:t>[4,9]</w:t>
      </w:r>
      <w:r>
        <w:t xml:space="preserve">，并识别出性别、年龄、城乡、共病数量等为慢性疼痛的关键影响因素 </w:t>
      </w:r>
      <w:r>
        <w:rPr>
          <w:vertAlign w:val="superscript"/>
        </w:rPr>
        <w:t>[10-12]</w:t>
      </w:r>
      <w:r>
        <w:t>；同时，部分研究证实了针灸、运动、心理干预等非药物疗法对老年慢性疼痛的有效性，为疼痛管理提供了基础循证依据。</w:t>
      </w:r>
    </w:p>
    <w:p w14:paraId="6A8B6D03">
      <w:pPr>
        <w:pStyle w:val="52"/>
        <w:ind w:firstLine="480"/>
      </w:pPr>
      <w:r>
        <w:t>1.2.2 仍存在的关键缺口</w:t>
      </w:r>
    </w:p>
    <w:p w14:paraId="01E20939">
      <w:pPr>
        <w:pStyle w:val="52"/>
        <w:ind w:firstLine="480"/>
      </w:pPr>
      <w:r>
        <w:t>现有研究仍存在明显的局限性，尤其针对养老机构这一特殊老年人群体的研究严重不足，主要体现在三大核心缺口：</w:t>
      </w:r>
    </w:p>
    <w:p w14:paraId="57889038">
      <w:pPr>
        <w:pStyle w:val="52"/>
        <w:ind w:firstLine="482"/>
      </w:pPr>
      <w:r>
        <w:rPr>
          <w:b/>
          <w:bCs/>
        </w:rPr>
        <w:t>管理现状不明</w:t>
      </w:r>
      <w:r>
        <w:t>：现有研究多集中于社区老年人慢性疼痛的流行病学描述，对养老机构老年人实际接受的疼痛管理服务类型、利用频率、规范程度等缺乏系统调查，无法明确机构内疼痛管理的具体问题</w:t>
      </w:r>
      <w:r>
        <w:rPr>
          <w:vertAlign w:val="superscript"/>
        </w:rPr>
        <w:t xml:space="preserve"> [13]</w:t>
      </w:r>
      <w:r>
        <w:t>；</w:t>
      </w:r>
    </w:p>
    <w:p w14:paraId="2D119D3F">
      <w:pPr>
        <w:pStyle w:val="52"/>
        <w:ind w:firstLine="482"/>
      </w:pPr>
      <w:r>
        <w:rPr>
          <w:b/>
          <w:bCs/>
        </w:rPr>
        <w:t>需求评估缺位</w:t>
      </w:r>
      <w:r>
        <w:t>：目前国内外关于老年慢性疼痛服务需求的研究较少，少量定性研究仅初步提示老年人对疼痛知识、止痛方法的需求，尚未针对养老机构老年人开展大样本定量调查，无法明确其未满足需求的类型与程度</w:t>
      </w:r>
      <w:r>
        <w:rPr>
          <w:vertAlign w:val="superscript"/>
        </w:rPr>
        <w:t xml:space="preserve"> [14]</w:t>
      </w:r>
      <w:r>
        <w:t>；</w:t>
      </w:r>
    </w:p>
    <w:p w14:paraId="17CA4FC2">
      <w:pPr>
        <w:pStyle w:val="52"/>
        <w:ind w:firstLine="482"/>
      </w:pPr>
      <w:r>
        <w:rPr>
          <w:b/>
          <w:bCs/>
        </w:rPr>
        <w:t>政策转化不足</w:t>
      </w:r>
      <w:r>
        <w:t>：现有研究结论多停留在影响因素分析层面，未能将流行病学数据与管理现状、服务需求结合，无法形成 “问题 - 需求 - 对策” 的完整逻辑，研究结果难以直接转化为可操作的政策建议</w:t>
      </w:r>
      <w:r>
        <w:rPr>
          <w:vertAlign w:val="superscript"/>
        </w:rPr>
        <w:t xml:space="preserve"> [15]</w:t>
      </w:r>
      <w:r>
        <w:t>。</w:t>
      </w:r>
    </w:p>
    <w:p w14:paraId="47627F19">
      <w:pPr>
        <w:pStyle w:val="52"/>
        <w:ind w:firstLine="480"/>
      </w:pPr>
      <w:bookmarkStart w:id="6" w:name="_Toc226451827"/>
      <w:r>
        <w:t>1.3 研究意义</w:t>
      </w:r>
      <w:bookmarkEnd w:id="6"/>
    </w:p>
    <w:p w14:paraId="28B2AFB6">
      <w:pPr>
        <w:pStyle w:val="52"/>
        <w:ind w:firstLine="480"/>
      </w:pPr>
      <w:r>
        <w:t>1.3.1</w:t>
      </w:r>
      <w:commentRangeStart w:id="2"/>
      <w:r>
        <w:t xml:space="preserve"> </w:t>
      </w:r>
      <w:ins w:id="35" w:author="不点儿" w:date="2026-04-19T14:19:07Z">
        <w:r>
          <w:rPr>
            <w:rFonts w:hint="eastAsia"/>
            <w:lang w:val="en-US" w:eastAsia="zh-CN"/>
          </w:rPr>
          <w:t>实践</w:t>
        </w:r>
      </w:ins>
      <w:r>
        <w:t>意义</w:t>
      </w:r>
    </w:p>
    <w:p w14:paraId="6A0B937C">
      <w:pPr>
        <w:pStyle w:val="52"/>
        <w:ind w:firstLine="480"/>
      </w:pPr>
      <w:ins w:id="36" w:author="不点儿" w:date="2026-04-19T14:19:22Z">
        <w:r>
          <w:rPr>
            <w:rFonts w:hint="eastAsia"/>
            <w:lang w:val="en-US" w:eastAsia="zh-CN"/>
          </w:rPr>
          <w:t>进一步</w:t>
        </w:r>
      </w:ins>
      <w:ins w:id="37" w:author="不点儿" w:date="2026-04-19T14:19:27Z">
        <w:r>
          <w:rPr>
            <w:rFonts w:hint="eastAsia"/>
            <w:lang w:val="en-US" w:eastAsia="zh-CN"/>
          </w:rPr>
          <w:t>研究</w:t>
        </w:r>
      </w:ins>
      <w:r>
        <w:t>养老机构老年慢性疼痛研究</w:t>
      </w:r>
      <w:ins w:id="38" w:author="不点儿" w:date="2026-04-19T14:19:39Z">
        <w:r>
          <w:rPr>
            <w:rFonts w:hint="eastAsia"/>
            <w:lang w:val="en-US" w:eastAsia="zh-CN"/>
          </w:rPr>
          <w:t>的</w:t>
        </w:r>
      </w:ins>
      <w:ins w:id="39" w:author="不点儿" w:date="2026-04-19T14:19:43Z">
        <w:r>
          <w:rPr>
            <w:rFonts w:hint="eastAsia"/>
            <w:lang w:val="en-US" w:eastAsia="zh-CN"/>
          </w:rPr>
          <w:t>必要性</w:t>
        </w:r>
      </w:ins>
      <w:r>
        <w:t>，系统描述北京市养老机构老年人慢性疼痛的流行特征、管理现状与服务需求，丰富老年慢性疼痛的流行病学研究数据；</w:t>
      </w:r>
      <w:commentRangeEnd w:id="2"/>
      <w:r>
        <w:rPr>
          <w:rStyle w:val="31"/>
          <w:rFonts w:asciiTheme="minorHAnsi" w:hAnsiTheme="minorHAnsi" w:eastAsiaTheme="minorEastAsia" w:cstheme="minorBidi"/>
          <w:color w:val="auto"/>
          <w:kern w:val="2"/>
          <w14:ligatures w14:val="standardContextual"/>
        </w:rPr>
        <w:commentReference w:id="2"/>
      </w:r>
    </w:p>
    <w:p w14:paraId="5925E8FE">
      <w:pPr>
        <w:pStyle w:val="52"/>
        <w:ind w:firstLine="480"/>
      </w:pPr>
      <w:r>
        <w:t>基于 Andersen 卫生服务利用模型，构建 “现状 - 缺口 - 需求 - 对策” 的研究范式，将卫生服务利用理论与老年慢性疼痛管理结合，丰富老年疼痛管理的理论框架；</w:t>
      </w:r>
    </w:p>
    <w:p w14:paraId="1E683629">
      <w:pPr>
        <w:pStyle w:val="52"/>
        <w:ind w:firstLine="480"/>
      </w:pPr>
      <w:r>
        <w:t>明确养老机构老年人慢性疼痛管理的供需匹配特征，为后续开展老年疼痛管理的干预研究提供理论基础。</w:t>
      </w:r>
    </w:p>
    <w:p w14:paraId="1EF28D3A">
      <w:pPr>
        <w:pStyle w:val="52"/>
        <w:ind w:firstLine="480"/>
      </w:pPr>
      <w:r>
        <w:t>1.3.2 现实意义</w:t>
      </w:r>
    </w:p>
    <w:p w14:paraId="5A20A4BD">
      <w:pPr>
        <w:pStyle w:val="52"/>
        <w:ind w:firstLine="480"/>
      </w:pPr>
      <w:r>
        <w:t>为卫生行政部门制定老年疼痛防治政策、细化医养结合服务规范提供循证依据，助力《“十四五” 健康老龄化规划》老年疼痛管理目标的落地；</w:t>
      </w:r>
    </w:p>
    <w:p w14:paraId="315CC91E">
      <w:pPr>
        <w:pStyle w:val="52"/>
        <w:ind w:firstLine="480"/>
      </w:pPr>
      <w:r>
        <w:t>为养老机构优化疼痛管理资源配置、规范疼痛管理服务流程提供具体指导，提升养老机构的健康服务能力；</w:t>
      </w:r>
    </w:p>
    <w:p w14:paraId="4F9C514C">
      <w:pPr>
        <w:pStyle w:val="52"/>
        <w:ind w:firstLine="480"/>
      </w:pPr>
      <w:r>
        <w:t>为基层医务人员、养老机构护理人员的疼痛管理培训提供内容框架，助力提升基层老年疼痛管理的专业水平；</w:t>
      </w:r>
    </w:p>
    <w:p w14:paraId="3AE7C2CD">
      <w:pPr>
        <w:pStyle w:val="52"/>
        <w:ind w:firstLine="480"/>
      </w:pPr>
      <w:r>
        <w:t>回应老年人的健康服务需求，通过明确疼痛管理的核心缺口，为改善养老机构老年人的生活质量、延缓衰弱进程提供实践路径。</w:t>
      </w:r>
    </w:p>
    <w:p w14:paraId="6829056B">
      <w:pPr>
        <w:pStyle w:val="52"/>
        <w:ind w:firstLine="480"/>
      </w:pPr>
      <w:bookmarkStart w:id="7" w:name="_Toc226451828"/>
      <w:commentRangeStart w:id="3"/>
      <w:r>
        <w:t>二、文献综述</w:t>
      </w:r>
      <w:bookmarkEnd w:id="7"/>
      <w:commentRangeEnd w:id="3"/>
      <w:r>
        <w:rPr>
          <w:rStyle w:val="31"/>
          <w:rFonts w:asciiTheme="minorHAnsi" w:hAnsiTheme="minorHAnsi" w:eastAsiaTheme="minorEastAsia" w:cstheme="minorBidi"/>
          <w:color w:val="auto"/>
          <w:kern w:val="2"/>
          <w14:ligatures w14:val="standardContextual"/>
        </w:rPr>
        <w:commentReference w:id="3"/>
      </w:r>
    </w:p>
    <w:p w14:paraId="08C1B6A3">
      <w:pPr>
        <w:pStyle w:val="52"/>
        <w:ind w:firstLine="480"/>
      </w:pPr>
      <w:bookmarkStart w:id="8" w:name="_Toc226451829"/>
      <w:r>
        <w:t>2.1 核心概念界定</w:t>
      </w:r>
      <w:bookmarkEnd w:id="8"/>
    </w:p>
    <w:tbl>
      <w:tblPr>
        <w:tblStyle w:val="26"/>
        <w:tblW w:w="5000" w:type="pct"/>
        <w:tblInd w:w="0" w:type="dxa"/>
        <w:tblLayout w:type="autofit"/>
        <w:tblCellMar>
          <w:top w:w="15" w:type="dxa"/>
          <w:left w:w="15" w:type="dxa"/>
          <w:bottom w:w="15" w:type="dxa"/>
          <w:right w:w="15" w:type="dxa"/>
        </w:tblCellMar>
      </w:tblPr>
      <w:tblGrid>
        <w:gridCol w:w="1401"/>
        <w:gridCol w:w="7151"/>
      </w:tblGrid>
      <w:tr w14:paraId="7DFE260F">
        <w:trPr>
          <w:tblHeader/>
        </w:trPr>
        <w:tc>
          <w:tcPr>
            <w:tcW w:w="819"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0A8839C0">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b/>
                <w:bCs/>
                <w:kern w:val="2"/>
              </w:rPr>
            </w:pPr>
            <w:r>
              <w:rPr>
                <w:rFonts w:hint="eastAsia" w:ascii="宋体" w:hAnsi="宋体" w:cs="宋体"/>
                <w:b/>
                <w:bCs/>
                <w:kern w:val="2"/>
              </w:rPr>
              <w:t>概念</w:t>
            </w:r>
          </w:p>
        </w:tc>
        <w:tc>
          <w:tcPr>
            <w:tcW w:w="418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271C2683">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b/>
                <w:bCs/>
                <w:kern w:val="2"/>
              </w:rPr>
            </w:pPr>
            <w:r>
              <w:rPr>
                <w:rFonts w:hint="eastAsia" w:ascii="宋体" w:hAnsi="宋体" w:cs="宋体"/>
                <w:b/>
                <w:bCs/>
                <w:kern w:val="2"/>
              </w:rPr>
              <w:t>操作化定义</w:t>
            </w:r>
          </w:p>
        </w:tc>
      </w:tr>
      <w:tr w14:paraId="0E78BB0C">
        <w:tc>
          <w:tcPr>
            <w:tcW w:w="819"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1A070FAD">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kern w:val="2"/>
              </w:rPr>
            </w:pPr>
            <w:r>
              <w:rPr>
                <w:rFonts w:hint="eastAsia" w:ascii="宋体" w:hAnsi="宋体" w:cs="宋体"/>
                <w:kern w:val="2"/>
              </w:rPr>
              <w:t>老年人</w:t>
            </w:r>
          </w:p>
        </w:tc>
        <w:tc>
          <w:tcPr>
            <w:tcW w:w="418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1BF12DDA">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kern w:val="2"/>
              </w:rPr>
            </w:pPr>
            <w:r>
              <w:rPr>
                <w:rFonts w:hint="eastAsia" w:ascii="宋体" w:hAnsi="宋体" w:cs="宋体"/>
                <w:kern w:val="2"/>
              </w:rPr>
              <w:t xml:space="preserve">年龄≥60 周岁的中国公民 </w:t>
            </w:r>
            <w:r>
              <w:rPr>
                <w:rFonts w:hint="eastAsia" w:ascii="宋体" w:hAnsi="宋体" w:cs="宋体"/>
                <w:color w:val="000000" w:themeColor="text1"/>
                <w:kern w:val="2"/>
                <w:vertAlign w:val="superscript"/>
                <w14:textFill>
                  <w14:solidFill>
                    <w14:schemeClr w14:val="tx1"/>
                  </w14:solidFill>
                </w14:textFill>
              </w:rPr>
              <w:t>[17]</w:t>
            </w:r>
          </w:p>
        </w:tc>
      </w:tr>
      <w:tr w14:paraId="75354B15">
        <w:tc>
          <w:tcPr>
            <w:tcW w:w="819"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48AC6D56">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kern w:val="2"/>
              </w:rPr>
            </w:pPr>
            <w:r>
              <w:rPr>
                <w:rFonts w:hint="eastAsia" w:ascii="宋体" w:hAnsi="宋体" w:cs="宋体"/>
                <w:kern w:val="2"/>
              </w:rPr>
              <w:t>慢性疼痛</w:t>
            </w:r>
          </w:p>
        </w:tc>
        <w:tc>
          <w:tcPr>
            <w:tcW w:w="418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19EB5C01">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kern w:val="2"/>
              </w:rPr>
            </w:pPr>
            <w:r>
              <w:rPr>
                <w:rFonts w:hint="eastAsia" w:ascii="宋体" w:hAnsi="宋体" w:cs="宋体"/>
                <w:kern w:val="2"/>
              </w:rPr>
              <w:t xml:space="preserve">持续或反复发作超过 3 个月的疼痛，遵循国际疼痛学会（IASP）/ WHO ICD-11 定义 </w:t>
            </w:r>
            <w:r>
              <w:rPr>
                <w:rFonts w:hint="eastAsia" w:ascii="宋体" w:hAnsi="宋体" w:cs="宋体"/>
                <w:color w:val="000000" w:themeColor="text1"/>
                <w:kern w:val="2"/>
                <w:vertAlign w:val="superscript"/>
                <w14:textFill>
                  <w14:solidFill>
                    <w14:schemeClr w14:val="tx1"/>
                  </w14:solidFill>
                </w14:textFill>
              </w:rPr>
              <w:t>[2-3]</w:t>
            </w:r>
          </w:p>
        </w:tc>
      </w:tr>
      <w:tr w14:paraId="49DA7EFE">
        <w:tc>
          <w:tcPr>
            <w:tcW w:w="819"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188E51BA">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kern w:val="2"/>
              </w:rPr>
            </w:pPr>
            <w:r>
              <w:rPr>
                <w:rFonts w:hint="eastAsia" w:ascii="宋体" w:hAnsi="宋体" w:cs="宋体"/>
                <w:kern w:val="2"/>
              </w:rPr>
              <w:t>管理现状</w:t>
            </w:r>
          </w:p>
        </w:tc>
        <w:tc>
          <w:tcPr>
            <w:tcW w:w="418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26E21208">
            <w:pPr>
              <w:pStyle w:val="52"/>
              <w:keepNext w:val="0"/>
              <w:keepLines w:val="0"/>
              <w:widowControl/>
              <w:suppressLineNumbers w:val="0"/>
              <w:spacing w:before="0" w:beforeAutospacing="0" w:after="0" w:afterAutospacing="0"/>
              <w:ind w:left="0" w:right="0" w:firstLine="0" w:firstLineChars="0"/>
              <w:jc w:val="center"/>
              <w:rPr>
                <w:rFonts w:hint="eastAsia"/>
                <w:kern w:val="2"/>
              </w:rPr>
            </w:pPr>
            <w:r>
              <w:rPr>
                <w:rFonts w:hint="eastAsia"/>
                <w:kern w:val="2"/>
              </w:rPr>
              <w:t>老年人针对慢性疼痛所采取的各类治疗与照护行为，包括就医行为、药物使用、非药物疗法利用</w:t>
            </w:r>
            <w:r>
              <w:rPr>
                <w:rFonts w:hint="eastAsia"/>
                <w:kern w:val="2"/>
                <w:vertAlign w:val="superscript"/>
              </w:rPr>
              <w:t xml:space="preserve"> </w:t>
            </w:r>
            <w:r>
              <w:rPr>
                <w:rFonts w:hint="eastAsia"/>
                <w:kern w:val="2"/>
                <w:sz w:val="18"/>
                <w:szCs w:val="18"/>
                <w:vertAlign w:val="superscript"/>
              </w:rPr>
              <w:t>[18]</w:t>
            </w:r>
          </w:p>
        </w:tc>
      </w:tr>
      <w:tr w14:paraId="2B25150E">
        <w:tc>
          <w:tcPr>
            <w:tcW w:w="819"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5E46B80E">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kern w:val="2"/>
              </w:rPr>
            </w:pPr>
            <w:r>
              <w:rPr>
                <w:rFonts w:hint="eastAsia" w:ascii="宋体" w:hAnsi="宋体" w:cs="宋体"/>
                <w:kern w:val="2"/>
              </w:rPr>
              <w:t>服务需求</w:t>
            </w:r>
          </w:p>
        </w:tc>
        <w:tc>
          <w:tcPr>
            <w:tcW w:w="418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5A0FCC7F">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kern w:val="2"/>
              </w:rPr>
            </w:pPr>
            <w:r>
              <w:rPr>
                <w:rFonts w:hint="eastAsia" w:ascii="宋体" w:hAnsi="宋体" w:cs="宋体"/>
                <w:kern w:val="2"/>
              </w:rPr>
              <w:t>老年人希望获得但尚未得到满足的疼痛管理相关服务，包括医疗资源、健康教育、心理支持、康复护理等，参照 Andersen 卫生服务利用模型界定</w:t>
            </w:r>
            <w:r>
              <w:rPr>
                <w:rFonts w:hint="eastAsia" w:ascii="宋体" w:hAnsi="宋体" w:cs="宋体"/>
                <w:kern w:val="2"/>
                <w:vertAlign w:val="superscript"/>
              </w:rPr>
              <w:t xml:space="preserve"> </w:t>
            </w:r>
            <w:r>
              <w:rPr>
                <w:rFonts w:hint="eastAsia" w:ascii="宋体" w:hAnsi="宋体" w:cs="宋体"/>
                <w:color w:val="000000" w:themeColor="text1"/>
                <w:kern w:val="2"/>
                <w:vertAlign w:val="superscript"/>
                <w14:textFill>
                  <w14:solidFill>
                    <w14:schemeClr w14:val="tx1"/>
                  </w14:solidFill>
                </w14:textFill>
              </w:rPr>
              <w:t>[18]</w:t>
            </w:r>
          </w:p>
        </w:tc>
      </w:tr>
    </w:tbl>
    <w:p w14:paraId="48A589A9">
      <w:pPr>
        <w:pStyle w:val="52"/>
        <w:ind w:firstLine="480"/>
      </w:pPr>
    </w:p>
    <w:p w14:paraId="119EEE7E">
      <w:pPr>
        <w:pStyle w:val="52"/>
        <w:ind w:firstLine="480"/>
      </w:pPr>
      <w:bookmarkStart w:id="9" w:name="_Toc226451830"/>
      <w:r>
        <w:t>2.2 国内外研究现状</w:t>
      </w:r>
      <w:bookmarkEnd w:id="9"/>
    </w:p>
    <w:p w14:paraId="192FFFF0">
      <w:pPr>
        <w:pStyle w:val="52"/>
        <w:ind w:firstLine="480"/>
      </w:pPr>
      <w:r>
        <w:t>2.2.1 流行现状</w:t>
      </w:r>
    </w:p>
    <w:p w14:paraId="617A5B73">
      <w:pPr>
        <w:pStyle w:val="52"/>
        <w:ind w:firstLine="480"/>
      </w:pPr>
      <w:r>
        <w:t>国内大样本流行病学调查数据显示，老年慢性疼痛的患病率存在明显的人群与地域差异：Yan 等（2025）基于全国 31 省份 21346 名老年人的调查显示，慢性疼痛总体患病率为 56.5%，约 1.4 亿老年人受慢性疼痛困扰，其中女性患病率（62.36%）显著高于男性（50.27%），农村患病率（61.27%）高于城市（52.19%），西北地区（如甘肃 72.75%）患病率显著高于东部地区（如上海 38.98%）</w:t>
      </w:r>
      <w:r>
        <w:rPr>
          <w:vertAlign w:val="superscript"/>
        </w:rPr>
        <w:t>[4]</w:t>
      </w:r>
      <w:r>
        <w:t xml:space="preserve">；张曾航等（2026）在全国 18 个长寿地区的研究显示，65 岁及以上老年人慢性疼痛患病率为 61.25%，腰部（32.46%）和膝关节（31.75%）为最常见的疼痛部位 </w:t>
      </w:r>
      <w:r>
        <w:rPr>
          <w:vertAlign w:val="superscript"/>
        </w:rPr>
        <w:t>[6]</w:t>
      </w:r>
      <w:r>
        <w:t>。</w:t>
      </w:r>
    </w:p>
    <w:p w14:paraId="2E132CA3">
      <w:pPr>
        <w:pStyle w:val="52"/>
        <w:ind w:firstLine="480"/>
      </w:pPr>
      <w:r>
        <w:t>国外研究同样证实老年慢性疼痛的高发性，欧美国家社区老年人慢性疼痛患病率为 40%-75%，养老机构老年人患病率高达 70%-85%，且多部位疼痛、中重度疼痛的比例显著高于社区人群。</w:t>
      </w:r>
    </w:p>
    <w:p w14:paraId="30A4253C">
      <w:pPr>
        <w:pStyle w:val="52"/>
        <w:ind w:firstLine="480"/>
      </w:pPr>
      <w:r>
        <w:t>在影响因素方面，共病数量、抑郁状态、社会隔离、空气污染等均被证实与老年慢性疼痛显著相关</w:t>
      </w:r>
      <w:r>
        <w:rPr>
          <w:vertAlign w:val="superscript"/>
        </w:rPr>
        <w:t xml:space="preserve"> [10-12]</w:t>
      </w:r>
      <w:r>
        <w:t>：共病≥3 种的老年人慢性疼痛风险是无共病者的 2.3 倍，抑郁状态老年人的疼痛风险增加 1.8 倍，长期社会隔离者的疼痛感知强度显著更高。</w:t>
      </w:r>
    </w:p>
    <w:p w14:paraId="2435353B">
      <w:pPr>
        <w:pStyle w:val="52"/>
        <w:ind w:firstLine="480"/>
      </w:pPr>
      <w:r>
        <w:t>2.2.2 管理现状</w:t>
      </w:r>
    </w:p>
    <w:p w14:paraId="2847E862">
      <w:pPr>
        <w:pStyle w:val="52"/>
        <w:ind w:firstLine="480"/>
      </w:pPr>
      <w:r>
        <w:t>国内老年慢性疼痛的管理现状整体不容乐观，存在 “利用不足、规范度低、结构失衡” 的特征，核心表现为：</w:t>
      </w:r>
    </w:p>
    <w:p w14:paraId="69AACA2C">
      <w:pPr>
        <w:pStyle w:val="52"/>
        <w:ind w:firstLine="482"/>
      </w:pPr>
      <w:r>
        <w:rPr>
          <w:b/>
          <w:bCs/>
        </w:rPr>
        <w:t>药物管理不规范</w:t>
      </w:r>
      <w:r>
        <w:t xml:space="preserve">：仅约 60% 的老年疼痛患者会寻求口服药物治疗，且存在明显的不合理用药现象 —— 非甾体抗炎药滥用问题突出，而针对中重度疼痛的阿片类药物使用严重不足 </w:t>
      </w:r>
      <w:r>
        <w:rPr>
          <w:vertAlign w:val="superscript"/>
        </w:rPr>
        <w:t>[19-20]</w:t>
      </w:r>
      <w:r>
        <w:t>；同时，老年人用药依从性低，因担心药物副作用、忘记服药等原因，规范用药率不足 40%。</w:t>
      </w:r>
    </w:p>
    <w:p w14:paraId="581ADA44">
      <w:pPr>
        <w:pStyle w:val="52"/>
        <w:ind w:firstLine="482"/>
      </w:pPr>
      <w:r>
        <w:rPr>
          <w:b/>
          <w:bCs/>
        </w:rPr>
        <w:t>非药物疗法利用率低</w:t>
      </w:r>
      <w:r>
        <w:t>：He 等（2024）的系统评价纳入 26 项国内研究，证实针灸、运动、心理干预、按摩等非药物疗法对老年慢性疼痛具有明确的有效性，但实际临床中，这类非药物疗法的使用率不足 30%，且多为老年人自行尝试，缺乏专业指导</w:t>
      </w:r>
      <w:r>
        <w:rPr>
          <w:vertAlign w:val="superscript"/>
        </w:rPr>
        <w:t xml:space="preserve"> [21]</w:t>
      </w:r>
      <w:r>
        <w:t>。</w:t>
      </w:r>
    </w:p>
    <w:p w14:paraId="19344C34">
      <w:pPr>
        <w:pStyle w:val="52"/>
        <w:ind w:firstLine="482"/>
      </w:pPr>
      <w:r>
        <w:rPr>
          <w:b/>
          <w:bCs/>
        </w:rPr>
        <w:t>专业管理覆盖率低</w:t>
      </w:r>
      <w:r>
        <w:t xml:space="preserve">：现有研究揭示了老年慢性疼痛管理的 “三低” 现象 —— 专业疼痛评估率低、规范治疗率低、疼痛专科就诊率低，其中疼痛科的知晓率和利用率极低，仅不足 5% 的老年疼痛患者会前往疼痛专科就诊 </w:t>
      </w:r>
      <w:r>
        <w:rPr>
          <w:vertAlign w:val="superscript"/>
        </w:rPr>
        <w:t>[22]</w:t>
      </w:r>
      <w:r>
        <w:t>，绝大多数患者仍在全科、老年科就诊，缺乏针对性的疼痛管理方案。</w:t>
      </w:r>
    </w:p>
    <w:p w14:paraId="065C3725">
      <w:pPr>
        <w:pStyle w:val="52"/>
        <w:ind w:firstLine="480"/>
      </w:pPr>
      <w:r>
        <w:t>2.2.3 服务需求</w:t>
      </w:r>
    </w:p>
    <w:p w14:paraId="1ABC2829">
      <w:pPr>
        <w:pStyle w:val="52"/>
        <w:ind w:firstLine="480"/>
      </w:pPr>
      <w:r>
        <w:t>目前国内外关于老年慢性疼痛服务需求的研究仍处于起步阶段，相关数据较为缺乏。少量定性研究通过半结构式访谈发现，老年慢性疼痛患者的服务需求具有多维度特征，核心包括：疼痛相关知识的健康教育需求、简便有效的止痛方法与康复指导需求、心理疏导与同伴支持需求、上门护理与康复服务需求等</w:t>
      </w:r>
      <w:r>
        <w:rPr>
          <w:vertAlign w:val="superscript"/>
        </w:rPr>
        <w:t xml:space="preserve"> [23]</w:t>
      </w:r>
      <w:r>
        <w:t>；但这类研究样本量小、仅针对社区人群，尚未针对养老机构老年人开展系统的需求调查，无法明确该人群需求的特殊性与未满足程度。</w:t>
      </w:r>
    </w:p>
    <w:p w14:paraId="3F5D7CB2">
      <w:pPr>
        <w:pStyle w:val="52"/>
        <w:ind w:firstLine="480"/>
      </w:pPr>
      <w:bookmarkStart w:id="10" w:name="_Toc226451831"/>
      <w:r>
        <w:t>2.3 研究述评与本研究定位</w:t>
      </w:r>
      <w:bookmarkEnd w:id="10"/>
    </w:p>
    <w:p w14:paraId="00857D4D">
      <w:pPr>
        <w:pStyle w:val="52"/>
        <w:ind w:firstLine="480"/>
      </w:pPr>
      <w:r>
        <w:t>综合现有研究可见，国内老年慢性疼痛研究已取得一定进展，但仍存在 “三多三少” 的不足：</w:t>
      </w:r>
      <w:r>
        <w:rPr>
          <w:b/>
          <w:bCs/>
        </w:rPr>
        <w:t>流行现状研究多，管理现状研究少；客观治疗数据多，主观需求评估少；影响因素分析多，政策建议转化少</w:t>
      </w:r>
      <w:r>
        <w:t>，且针对养老机构这一高风险、高需求人群的研究严重缺位，无法为机构内的疼痛管理提供科学支撑。</w:t>
      </w:r>
    </w:p>
    <w:p w14:paraId="1C24B523">
      <w:pPr>
        <w:pStyle w:val="52"/>
        <w:ind w:firstLine="480"/>
      </w:pPr>
      <w:r>
        <w:t>本研究的定位为：填补上述研究缺口，以北京市养老机构老年人为研究对象，将</w:t>
      </w:r>
      <w:r>
        <w:rPr>
          <w:b/>
          <w:bCs/>
        </w:rPr>
        <w:t>患病率、管理现状、服务需求</w:t>
      </w:r>
      <w:r>
        <w:t>三者结合，构建 “患病率→管理现状→服务需求→政策建议” 的完整研究链条，通过系统调查明确养老机构老年慢性疼痛的流行特征、管理核心缺口与关键服务需求，最终提出针对性的、可操作的疼痛管理政策建议，实现研究结果的政策转化。</w:t>
      </w:r>
    </w:p>
    <w:p w14:paraId="4745C21A">
      <w:pPr>
        <w:pStyle w:val="52"/>
        <w:ind w:firstLine="480"/>
      </w:pPr>
      <w:bookmarkStart w:id="11" w:name="_Toc226451832"/>
      <w:r>
        <w:t>三、研究目的与内容</w:t>
      </w:r>
      <w:bookmarkEnd w:id="11"/>
    </w:p>
    <w:p w14:paraId="5A34423D">
      <w:pPr>
        <w:pStyle w:val="52"/>
        <w:ind w:firstLine="480"/>
      </w:pPr>
      <w:bookmarkStart w:id="12" w:name="_Toc226451833"/>
      <w:r>
        <w:t xml:space="preserve">3.1 </w:t>
      </w:r>
      <w:commentRangeStart w:id="4"/>
      <w:r>
        <w:t>研究目的</w:t>
      </w:r>
      <w:commentRangeEnd w:id="4"/>
      <w:bookmarkEnd w:id="12"/>
      <w:r>
        <w:rPr>
          <w:rStyle w:val="31"/>
          <w:rFonts w:asciiTheme="minorHAnsi" w:hAnsiTheme="minorHAnsi" w:eastAsiaTheme="minorEastAsia" w:cstheme="minorBidi"/>
          <w:color w:val="auto"/>
          <w:kern w:val="2"/>
          <w14:ligatures w14:val="standardContextual"/>
        </w:rPr>
        <w:commentReference w:id="4"/>
      </w:r>
    </w:p>
    <w:p w14:paraId="21DDF7C7">
      <w:pPr>
        <w:pStyle w:val="52"/>
        <w:ind w:firstLine="482"/>
      </w:pPr>
      <w:r>
        <w:rPr>
          <w:b/>
          <w:bCs/>
        </w:rPr>
        <w:t>调查患病率</w:t>
      </w:r>
      <w:r>
        <w:t>：系统描述北京市养老机构老年人慢性疼痛的流行现状，明确总体患病率、不同人口学特征人群的患病率差异，及疼痛部位、强度、性质等核心特征；</w:t>
      </w:r>
    </w:p>
    <w:p w14:paraId="5B774A0F">
      <w:pPr>
        <w:pStyle w:val="52"/>
        <w:ind w:firstLine="482"/>
      </w:pPr>
      <w:r>
        <w:rPr>
          <w:b/>
          <w:bCs/>
        </w:rPr>
        <w:t>描绘管理现状</w:t>
      </w:r>
      <w:r>
        <w:t>：全面评估北京市养老机构老年人慢性疼痛的管理现状，明确就医行为、药物使用、非药物疗法利用的特征与规范程度，识别疼痛管理的核心缺口；</w:t>
      </w:r>
    </w:p>
    <w:p w14:paraId="0A610735">
      <w:pPr>
        <w:pStyle w:val="52"/>
        <w:ind w:firstLine="482"/>
      </w:pPr>
      <w:r>
        <w:rPr>
          <w:b/>
          <w:bCs/>
        </w:rPr>
        <w:t>识别服务需求</w:t>
      </w:r>
      <w:r>
        <w:t>：定量评估北京市养老机构老年慢性疼痛患者的服务需求类型、程度及未满足率，明确关键未满足需求；</w:t>
      </w:r>
    </w:p>
    <w:p w14:paraId="475E22FE">
      <w:pPr>
        <w:pStyle w:val="52"/>
        <w:ind w:firstLine="482"/>
      </w:pPr>
      <w:r>
        <w:rPr>
          <w:b/>
          <w:bCs/>
        </w:rPr>
        <w:t>提出政策建议</w:t>
      </w:r>
      <w:r>
        <w:t>：基于 “现状 - 缺口 - 需求” 的综合分析，结合 Andersen 卫生服务利用模型，提出针对性、可操作的养老机构老年慢性疼痛管理政策建议，为优化医养结合服务提供支撑。</w:t>
      </w:r>
    </w:p>
    <w:p w14:paraId="01714098">
      <w:pPr>
        <w:pStyle w:val="52"/>
        <w:ind w:firstLine="480"/>
      </w:pPr>
      <w:bookmarkStart w:id="13" w:name="_Toc226451834"/>
      <w:r>
        <w:t>3.2</w:t>
      </w:r>
      <w:commentRangeStart w:id="5"/>
      <w:r>
        <w:t xml:space="preserve"> 研究内容</w:t>
      </w:r>
      <w:commentRangeEnd w:id="5"/>
      <w:r>
        <w:rPr>
          <w:rStyle w:val="31"/>
          <w:rFonts w:asciiTheme="minorHAnsi" w:hAnsiTheme="minorHAnsi" w:eastAsiaTheme="minorEastAsia" w:cstheme="minorBidi"/>
          <w:color w:val="auto"/>
          <w:kern w:val="2"/>
          <w14:ligatures w14:val="standardContextual"/>
        </w:rPr>
        <w:commentReference w:id="5"/>
      </w:r>
      <w:bookmarkEnd w:id="13"/>
    </w:p>
    <w:p w14:paraId="70C7C448">
      <w:pPr>
        <w:pStyle w:val="52"/>
        <w:ind w:firstLine="480"/>
      </w:pPr>
      <w:r>
        <w:t>3.2.1 内容一：慢性疼痛流行病学特征</w:t>
      </w:r>
    </w:p>
    <w:p w14:paraId="3AC1FFC9">
      <w:pPr>
        <w:pStyle w:val="52"/>
        <w:ind w:firstLine="480"/>
      </w:pPr>
      <w:r>
        <w:t>计算北京市养老机构老年人慢性疼痛的总体患病率及 95% 置信区间，按性别、年龄组（60-69 岁、70-79 岁、≥80 岁）、文化程度、月收入、医保类型、共病数量分层计算患病率，分析不同人群的患病率差异；</w:t>
      </w:r>
    </w:p>
    <w:p w14:paraId="3F7E8A2D">
      <w:pPr>
        <w:pStyle w:val="52"/>
        <w:ind w:firstLine="480"/>
      </w:pPr>
      <w:r>
        <w:t>描述慢性疼痛的核心特征：疼痛部位（单部位 / 多部位，具体部位分布）、疼痛强度（采用 NRS 数字评分法，0-10 分）、疼痛性质（伤害性疼痛 / 神经病理性疼痛 / 混合性疼痛，采用 DN4 问卷筛查）；</w:t>
      </w:r>
    </w:p>
    <w:p w14:paraId="7487B71D">
      <w:pPr>
        <w:pStyle w:val="52"/>
        <w:ind w:firstLine="480"/>
      </w:pPr>
      <w:r>
        <w:t>分析慢性疼痛与抑郁、焦虑的关联特征，明确疼痛强度与 PHQ-9、GAD-7 评分的相关性。</w:t>
      </w:r>
    </w:p>
    <w:p w14:paraId="1588BA6A">
      <w:pPr>
        <w:pStyle w:val="52"/>
        <w:ind w:firstLine="480"/>
      </w:pPr>
      <w:r>
        <w:t>3.2.2 内容二：疼痛管理现状</w:t>
      </w:r>
    </w:p>
    <w:p w14:paraId="3964371F">
      <w:pPr>
        <w:pStyle w:val="52"/>
        <w:ind w:firstLine="482"/>
      </w:pPr>
      <w:r>
        <w:rPr>
          <w:b/>
          <w:bCs/>
        </w:rPr>
        <w:t>就医行为</w:t>
      </w:r>
      <w:r>
        <w:t>：调查过去 1 年因慢性疼痛的就诊次数、就诊机构类型（三级医院 / 二级医院 / 社区卫生中心 / 养老机构内设医疗机构 / 未就诊），分析未就诊的主要原因；</w:t>
      </w:r>
    </w:p>
    <w:p w14:paraId="54A36618">
      <w:pPr>
        <w:pStyle w:val="52"/>
        <w:ind w:firstLine="482"/>
      </w:pPr>
      <w:r>
        <w:rPr>
          <w:b/>
          <w:bCs/>
        </w:rPr>
        <w:t>药物管理</w:t>
      </w:r>
      <w:r>
        <w:t>：调查疼痛药物的使用情况，包括处方药使用率、非处方药使用率、具体药物类别（外用抗炎药 / 口服非甾体抗炎药 / 阿片类药物等）、药物来源、用药依从性及用药顾虑；</w:t>
      </w:r>
    </w:p>
    <w:p w14:paraId="1B908BA6">
      <w:pPr>
        <w:pStyle w:val="52"/>
        <w:ind w:firstLine="482"/>
      </w:pPr>
      <w:r>
        <w:rPr>
          <w:b/>
          <w:bCs/>
        </w:rPr>
        <w:t>非药物管理</w:t>
      </w:r>
      <w:r>
        <w:t>：调查非药物疗法的利用情况，包括康复理疗、针灸推拿、运动疗法、心理治疗、热敷 / 按摩等的使用率、使用频率、服务提供方及效果自评；</w:t>
      </w:r>
    </w:p>
    <w:p w14:paraId="134A2C7C">
      <w:pPr>
        <w:pStyle w:val="52"/>
        <w:ind w:firstLine="482"/>
      </w:pPr>
      <w:r>
        <w:rPr>
          <w:b/>
          <w:bCs/>
        </w:rPr>
        <w:t>专业评估</w:t>
      </w:r>
      <w:r>
        <w:t>：调查过去 1 年接受专业医生疼痛评估的比例、评估工具类型、评估频率。</w:t>
      </w:r>
    </w:p>
    <w:p w14:paraId="1F9947F9">
      <w:pPr>
        <w:pStyle w:val="52"/>
        <w:ind w:firstLine="480"/>
      </w:pPr>
      <w:r>
        <w:t>3.2.3 内容三：疼痛服务需求</w:t>
      </w:r>
    </w:p>
    <w:p w14:paraId="566AD467">
      <w:pPr>
        <w:pStyle w:val="52"/>
        <w:ind w:firstLine="482"/>
      </w:pPr>
      <w:r>
        <w:rPr>
          <w:b/>
          <w:bCs/>
        </w:rPr>
        <w:t>医疗服务需求</w:t>
      </w:r>
      <w:r>
        <w:t>：调查对疼痛专科门诊、家庭医生疼痛管理、上门护理服务、康复理疗上门服务等的需求程度；</w:t>
      </w:r>
    </w:p>
    <w:p w14:paraId="5B634F0E">
      <w:pPr>
        <w:pStyle w:val="52"/>
        <w:ind w:firstLine="482"/>
      </w:pPr>
      <w:r>
        <w:rPr>
          <w:b/>
          <w:bCs/>
        </w:rPr>
        <w:t>信息教育需求</w:t>
      </w:r>
      <w:r>
        <w:t>：调查对疼痛相关知识、用药指导、自我管理方法、康复训练指导等的需求程度；</w:t>
      </w:r>
    </w:p>
    <w:p w14:paraId="0BDCAB8C">
      <w:pPr>
        <w:pStyle w:val="52"/>
        <w:ind w:firstLine="482"/>
      </w:pPr>
      <w:r>
        <w:rPr>
          <w:b/>
          <w:bCs/>
        </w:rPr>
        <w:t>心理支持需求</w:t>
      </w:r>
      <w:r>
        <w:t>：调查对心理疏导、同伴支持小组、情绪调节指导等的需求程度；</w:t>
      </w:r>
    </w:p>
    <w:p w14:paraId="2BADDD12">
      <w:pPr>
        <w:pStyle w:val="52"/>
        <w:ind w:firstLine="482"/>
      </w:pPr>
      <w:r>
        <w:rPr>
          <w:b/>
          <w:bCs/>
        </w:rPr>
        <w:t>需求未满足率</w:t>
      </w:r>
      <w:r>
        <w:t>：计算有需求但未获得相应服务的比例，分层分析不同人群的需求未满足率差异；</w:t>
      </w:r>
    </w:p>
    <w:p w14:paraId="4806D2C1">
      <w:pPr>
        <w:pStyle w:val="52"/>
        <w:ind w:firstLine="482"/>
      </w:pPr>
      <w:r>
        <w:rPr>
          <w:b/>
          <w:bCs/>
        </w:rPr>
        <w:t>支付意愿</w:t>
      </w:r>
      <w:r>
        <w:t>：调查老年人对疼痛管理服务的支付意愿及可接受的费用范围。</w:t>
      </w:r>
    </w:p>
    <w:p w14:paraId="48D02070">
      <w:pPr>
        <w:pStyle w:val="52"/>
        <w:ind w:firstLine="480"/>
      </w:pPr>
      <w:r>
        <w:t>3.2.4 内容四：政策建议</w:t>
      </w:r>
    </w:p>
    <w:p w14:paraId="737938DC">
      <w:pPr>
        <w:pStyle w:val="52"/>
        <w:ind w:firstLine="480"/>
      </w:pPr>
      <w:r>
        <w:t>对比分析养老机构疼痛管理现状与《老年慢性疼痛诊疗指南（2024 版）》的差距，明确管理的核心不规范环节；</w:t>
      </w:r>
    </w:p>
    <w:p w14:paraId="0C873767">
      <w:pPr>
        <w:pStyle w:val="52"/>
        <w:ind w:firstLine="480"/>
      </w:pPr>
      <w:r>
        <w:t>分析疼痛管理服务的供需匹配特征，识别 “高需求 - 低供给” 的核心服务类型；</w:t>
      </w:r>
    </w:p>
    <w:p w14:paraId="3A65180D">
      <w:pPr>
        <w:pStyle w:val="52"/>
        <w:ind w:firstLine="480"/>
      </w:pPr>
      <w:r>
        <w:t>结合 Andersen 卫生服务利用模型，从倾向因素、使能因素、需求因素三个维度，提出针对性的养老机构老年慢性疼痛管理政策建议，包括服务规范、资源配置、人员培训、健康宣教等方面。</w:t>
      </w:r>
    </w:p>
    <w:p w14:paraId="535875F3">
      <w:pPr>
        <w:pStyle w:val="52"/>
        <w:ind w:firstLine="480"/>
      </w:pPr>
      <w:bookmarkStart w:id="14" w:name="_Toc226451835"/>
      <w:r>
        <w:t>四、</w:t>
      </w:r>
      <w:commentRangeStart w:id="6"/>
      <w:r>
        <w:t>理论框架与研究假设</w:t>
      </w:r>
      <w:bookmarkEnd w:id="14"/>
    </w:p>
    <w:p w14:paraId="03B1D335">
      <w:pPr>
        <w:pStyle w:val="52"/>
        <w:ind w:firstLine="480"/>
      </w:pPr>
      <w:bookmarkStart w:id="15" w:name="_Toc226451836"/>
      <w:r>
        <w:t>4.1 理论框架</w:t>
      </w:r>
      <w:commentRangeEnd w:id="6"/>
      <w:r>
        <w:rPr>
          <w:rStyle w:val="31"/>
          <w:rFonts w:asciiTheme="minorHAnsi" w:hAnsiTheme="minorHAnsi" w:eastAsiaTheme="minorEastAsia" w:cstheme="minorBidi"/>
          <w:color w:val="auto"/>
          <w:kern w:val="2"/>
          <w14:ligatures w14:val="standardContextual"/>
        </w:rPr>
        <w:commentReference w:id="6"/>
      </w:r>
      <w:bookmarkEnd w:id="15"/>
    </w:p>
    <w:p w14:paraId="58004942">
      <w:pPr>
        <w:pStyle w:val="52"/>
        <w:ind w:firstLine="480"/>
      </w:pPr>
      <w:r>
        <w:t>本研究基于</w:t>
      </w:r>
      <w:r>
        <w:rPr>
          <w:b/>
          <w:bCs/>
        </w:rPr>
        <w:t>Andersen 卫生服务利用模型（Andersen Behavioral Model of Health Services Use）</w:t>
      </w:r>
      <w:r>
        <w:t xml:space="preserve"> 构建研究分析框架</w:t>
      </w:r>
      <w:r>
        <w:rPr>
          <w:vertAlign w:val="superscript"/>
        </w:rPr>
        <w:t xml:space="preserve"> [18,26]</w:t>
      </w:r>
      <w:r>
        <w:t>，该模型是卫生服务领域的经典理论，旨在分析个体卫生服务利用的影响因素，为优化卫生服务供给、提升服务利用效率提供理论指导。</w:t>
      </w:r>
    </w:p>
    <w:p w14:paraId="1E073AE0">
      <w:pPr>
        <w:pStyle w:val="52"/>
        <w:ind w:firstLine="480"/>
      </w:pPr>
      <w:r>
        <w:t>Andersen 模型将影响卫生服务利用的因素分为三大类，本研究将该模型与老年慢性疼痛管理相结合，实现理论的本土化与场景化应用，具体框架如下：</w:t>
      </w:r>
    </w:p>
    <w:p w14:paraId="166A6B4F">
      <w:pPr>
        <w:pStyle w:val="52"/>
        <w:ind w:firstLine="482"/>
      </w:pPr>
      <w:r>
        <w:rPr>
          <w:b/>
          <w:bCs/>
        </w:rPr>
        <w:t>倾向因素</w:t>
      </w:r>
      <w:r>
        <w:t>：指个体先天的、稳定的特征，决定个体对卫生服务的 “需求倾向”，本研究中包括人口学特征（年龄、性别、文化程度、婚姻状况）、社会结构（月收入、医保类型）、健康信念（对慢性疼痛的认知、对疼痛管理的态度）；</w:t>
      </w:r>
    </w:p>
    <w:p w14:paraId="0BA37791">
      <w:pPr>
        <w:pStyle w:val="52"/>
        <w:ind w:firstLine="482"/>
      </w:pPr>
      <w:r>
        <w:rPr>
          <w:b/>
          <w:bCs/>
        </w:rPr>
        <w:t>使能因素</w:t>
      </w:r>
      <w:r>
        <w:t>：指个体与社区层面的资源，决定个体是否有能力利用卫生服务，本研究中包括个人资源（共病数量、身体功能、经济状况）、社区资源（养老机构内设医疗资源、周边医疗可及性、疼痛专科可及性）；</w:t>
      </w:r>
    </w:p>
    <w:p w14:paraId="192E9C31">
      <w:pPr>
        <w:pStyle w:val="52"/>
        <w:ind w:firstLine="482"/>
      </w:pPr>
      <w:r>
        <w:rPr>
          <w:b/>
          <w:bCs/>
        </w:rPr>
        <w:t>需求因素</w:t>
      </w:r>
      <w:r>
        <w:t>：指个体的健康状况与实际需求，是决定卫生服务利用的核心因素，本研究中包括感知需求（疼痛强度、疼痛对生活的干扰程度、抑郁 / 焦虑状态）、评估需求（疼痛性质、共病严重程度、衰弱状态）。</w:t>
      </w:r>
    </w:p>
    <w:p w14:paraId="2C2AC537">
      <w:pPr>
        <w:pStyle w:val="52"/>
        <w:ind w:firstLine="482"/>
      </w:pPr>
      <w:r>
        <w:rPr>
          <w:b/>
          <w:bCs/>
        </w:rPr>
        <w:t>本研究的应用路径</w:t>
      </w:r>
      <w:r>
        <w:t>：将</w:t>
      </w:r>
      <w:r>
        <w:rPr>
          <w:b/>
          <w:bCs/>
        </w:rPr>
        <w:t>疼痛管理现状</w:t>
      </w:r>
      <w:r>
        <w:t>定义为 “老年慢性疼痛相关的卫生服务利用行为”，将</w:t>
      </w:r>
      <w:r>
        <w:rPr>
          <w:b/>
          <w:bCs/>
        </w:rPr>
        <w:t>需求未满足</w:t>
      </w:r>
      <w:r>
        <w:t>定义为 “有疼痛管理服务需求但未实际利用的状态”；通过分析三大类因素对疼痛管理行为、服务需求未满足的影响，识别关键影响因素，最终针对各类因素提出干预策略与政策建议，实现 “因素分析 - 问题识别 - 对策提出” 的逻辑闭环。</w:t>
      </w:r>
    </w:p>
    <w:p w14:paraId="7FDC9868">
      <w:pPr>
        <w:pStyle w:val="52"/>
        <w:ind w:firstLine="480"/>
      </w:pPr>
      <w:bookmarkStart w:id="16" w:name="_Toc226451837"/>
      <w:r>
        <w:t xml:space="preserve">4.2 </w:t>
      </w:r>
      <w:commentRangeStart w:id="7"/>
      <w:r>
        <w:t>研究假设</w:t>
      </w:r>
      <w:bookmarkEnd w:id="16"/>
    </w:p>
    <w:p w14:paraId="4CCFCE48">
      <w:pPr>
        <w:pStyle w:val="52"/>
        <w:ind w:firstLine="480"/>
      </w:pPr>
      <w:r>
        <w:t>基于现有研究成果与理论框架，本研究提出以下 4 项研究假设：</w:t>
      </w:r>
      <w:commentRangeEnd w:id="7"/>
      <w:r>
        <w:rPr>
          <w:rStyle w:val="31"/>
          <w:rFonts w:asciiTheme="minorHAnsi" w:hAnsiTheme="minorHAnsi" w:eastAsiaTheme="minorEastAsia" w:cstheme="minorBidi"/>
          <w:color w:val="auto"/>
          <w:kern w:val="2"/>
          <w14:ligatures w14:val="standardContextual"/>
        </w:rPr>
        <w:commentReference w:id="7"/>
      </w:r>
    </w:p>
    <w:tbl>
      <w:tblPr>
        <w:tblStyle w:val="26"/>
        <w:tblW w:w="5000" w:type="pct"/>
        <w:tblInd w:w="0" w:type="dxa"/>
        <w:tblLayout w:type="autofit"/>
        <w:tblCellMar>
          <w:top w:w="15" w:type="dxa"/>
          <w:left w:w="15" w:type="dxa"/>
          <w:bottom w:w="15" w:type="dxa"/>
          <w:right w:w="15" w:type="dxa"/>
        </w:tblCellMar>
      </w:tblPr>
      <w:tblGrid>
        <w:gridCol w:w="894"/>
        <w:gridCol w:w="7658"/>
      </w:tblGrid>
      <w:tr w14:paraId="4154CC39">
        <w:trPr>
          <w:tblHeader/>
        </w:trPr>
        <w:tc>
          <w:tcPr>
            <w:tcW w:w="52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5B298DC6">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b/>
                <w:bCs/>
                <w:kern w:val="2"/>
              </w:rPr>
            </w:pPr>
            <w:r>
              <w:rPr>
                <w:rFonts w:hint="eastAsia" w:ascii="宋体" w:hAnsi="宋体" w:cs="宋体"/>
                <w:b/>
                <w:bCs/>
                <w:kern w:val="2"/>
              </w:rPr>
              <w:t>编号</w:t>
            </w:r>
          </w:p>
        </w:tc>
        <w:tc>
          <w:tcPr>
            <w:tcW w:w="44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6430DB2A">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b/>
                <w:bCs/>
                <w:kern w:val="2"/>
              </w:rPr>
            </w:pPr>
            <w:r>
              <w:rPr>
                <w:rFonts w:hint="eastAsia" w:ascii="宋体" w:hAnsi="宋体" w:cs="宋体"/>
                <w:b/>
                <w:bCs/>
                <w:kern w:val="2"/>
              </w:rPr>
              <w:t>研究假设</w:t>
            </w:r>
          </w:p>
        </w:tc>
      </w:tr>
      <w:tr w14:paraId="0C202975">
        <w:tc>
          <w:tcPr>
            <w:tcW w:w="52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6D2B8B1C">
            <w:pPr>
              <w:pStyle w:val="52"/>
              <w:keepNext w:val="0"/>
              <w:keepLines w:val="0"/>
              <w:widowControl/>
              <w:suppressLineNumbers w:val="0"/>
              <w:spacing w:before="0" w:beforeAutospacing="0" w:after="0" w:afterAutospacing="0"/>
              <w:ind w:left="0" w:right="0" w:firstLine="0" w:firstLineChars="0"/>
              <w:rPr>
                <w:rFonts w:hint="eastAsia" w:ascii="宋体" w:hAnsi="宋体" w:cs="宋体"/>
                <w:kern w:val="2"/>
              </w:rPr>
            </w:pPr>
            <w:r>
              <w:rPr>
                <w:rFonts w:hint="eastAsia" w:ascii="宋体" w:hAnsi="宋体" w:cs="宋体"/>
                <w:kern w:val="2"/>
              </w:rPr>
              <w:t>H1</w:t>
            </w:r>
          </w:p>
        </w:tc>
        <w:tc>
          <w:tcPr>
            <w:tcW w:w="44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3A849A4C">
            <w:pPr>
              <w:pStyle w:val="52"/>
              <w:keepNext w:val="0"/>
              <w:keepLines w:val="0"/>
              <w:widowControl/>
              <w:suppressLineNumbers w:val="0"/>
              <w:spacing w:before="0" w:beforeAutospacing="0" w:after="0" w:afterAutospacing="0"/>
              <w:ind w:left="0" w:right="0" w:firstLine="0" w:firstLineChars="0"/>
              <w:rPr>
                <w:rFonts w:hint="eastAsia" w:ascii="宋体" w:hAnsi="宋体" w:cs="宋体"/>
                <w:kern w:val="2"/>
              </w:rPr>
            </w:pPr>
            <w:r>
              <w:rPr>
                <w:rFonts w:hint="eastAsia" w:ascii="宋体" w:hAnsi="宋体" w:cs="宋体"/>
                <w:kern w:val="2"/>
              </w:rPr>
              <w:t>北京市养老机构老年人慢性疼痛患病率超过 50%，且女性、高龄、共病数量多的人群患病率更高</w:t>
            </w:r>
          </w:p>
        </w:tc>
      </w:tr>
      <w:tr w14:paraId="2FCFF0A0">
        <w:tc>
          <w:tcPr>
            <w:tcW w:w="52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48E32ACC">
            <w:pPr>
              <w:pStyle w:val="52"/>
              <w:keepNext w:val="0"/>
              <w:keepLines w:val="0"/>
              <w:widowControl/>
              <w:suppressLineNumbers w:val="0"/>
              <w:spacing w:before="0" w:beforeAutospacing="0" w:after="0" w:afterAutospacing="0"/>
              <w:ind w:left="0" w:right="0" w:firstLine="0" w:firstLineChars="0"/>
              <w:rPr>
                <w:rFonts w:hint="eastAsia" w:ascii="宋体" w:hAnsi="宋体" w:cs="宋体"/>
                <w:kern w:val="2"/>
              </w:rPr>
            </w:pPr>
            <w:r>
              <w:rPr>
                <w:rFonts w:hint="eastAsia" w:ascii="宋体" w:hAnsi="宋体" w:cs="宋体"/>
                <w:kern w:val="2"/>
              </w:rPr>
              <w:t>H2</w:t>
            </w:r>
          </w:p>
        </w:tc>
        <w:tc>
          <w:tcPr>
            <w:tcW w:w="44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4DED9DEA">
            <w:pPr>
              <w:pStyle w:val="52"/>
              <w:keepNext w:val="0"/>
              <w:keepLines w:val="0"/>
              <w:widowControl/>
              <w:suppressLineNumbers w:val="0"/>
              <w:spacing w:before="0" w:beforeAutospacing="0" w:after="0" w:afterAutospacing="0"/>
              <w:ind w:left="0" w:right="0" w:firstLine="0" w:firstLineChars="0"/>
              <w:rPr>
                <w:rFonts w:hint="eastAsia" w:ascii="宋体" w:hAnsi="宋体" w:cs="宋体"/>
                <w:kern w:val="2"/>
              </w:rPr>
            </w:pPr>
            <w:r>
              <w:rPr>
                <w:rFonts w:hint="eastAsia" w:ascii="宋体" w:hAnsi="宋体" w:cs="宋体"/>
                <w:kern w:val="2"/>
              </w:rPr>
              <w:t>北京市养老机构老年人疼痛管理现状存在明显的 “三低” 特征：专业疼痛评估率低、规范治疗率低、疼痛专科就诊率低</w:t>
            </w:r>
          </w:p>
        </w:tc>
      </w:tr>
      <w:tr w14:paraId="55C80E1E">
        <w:tc>
          <w:tcPr>
            <w:tcW w:w="52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574F0310">
            <w:pPr>
              <w:pStyle w:val="52"/>
              <w:keepNext w:val="0"/>
              <w:keepLines w:val="0"/>
              <w:widowControl/>
              <w:suppressLineNumbers w:val="0"/>
              <w:spacing w:before="0" w:beforeAutospacing="0" w:after="0" w:afterAutospacing="0"/>
              <w:ind w:left="0" w:right="0" w:firstLine="0" w:firstLineChars="0"/>
              <w:rPr>
                <w:rFonts w:hint="eastAsia" w:ascii="宋体" w:hAnsi="宋体" w:cs="宋体"/>
                <w:kern w:val="2"/>
              </w:rPr>
            </w:pPr>
            <w:r>
              <w:rPr>
                <w:rFonts w:hint="eastAsia" w:ascii="宋体" w:hAnsi="宋体" w:cs="宋体"/>
                <w:kern w:val="2"/>
              </w:rPr>
              <w:t>H3</w:t>
            </w:r>
          </w:p>
        </w:tc>
        <w:tc>
          <w:tcPr>
            <w:tcW w:w="44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0D356DF5">
            <w:pPr>
              <w:pStyle w:val="52"/>
              <w:keepNext w:val="0"/>
              <w:keepLines w:val="0"/>
              <w:widowControl/>
              <w:suppressLineNumbers w:val="0"/>
              <w:spacing w:before="0" w:beforeAutospacing="0" w:after="0" w:afterAutospacing="0"/>
              <w:ind w:left="0" w:right="0" w:firstLine="0" w:firstLineChars="0"/>
              <w:rPr>
                <w:rFonts w:hint="eastAsia" w:ascii="宋体" w:hAnsi="宋体" w:cs="宋体"/>
                <w:kern w:val="2"/>
              </w:rPr>
            </w:pPr>
            <w:r>
              <w:rPr>
                <w:rFonts w:hint="eastAsia" w:ascii="宋体" w:hAnsi="宋体" w:cs="宋体"/>
                <w:kern w:val="2"/>
              </w:rPr>
              <w:t>北京市养老机构老年慢性疼痛患者的疼痛管理服务需求未满足率超过 50%，疼痛专科服务、自我管理教育为最主要的未满足需求</w:t>
            </w:r>
          </w:p>
        </w:tc>
      </w:tr>
      <w:tr w14:paraId="3C82E1DF">
        <w:tc>
          <w:tcPr>
            <w:tcW w:w="52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76D284FD">
            <w:pPr>
              <w:pStyle w:val="52"/>
              <w:keepNext w:val="0"/>
              <w:keepLines w:val="0"/>
              <w:widowControl/>
              <w:suppressLineNumbers w:val="0"/>
              <w:spacing w:before="0" w:beforeAutospacing="0" w:after="0" w:afterAutospacing="0"/>
              <w:ind w:left="0" w:right="0" w:firstLine="0" w:firstLineChars="0"/>
              <w:rPr>
                <w:rFonts w:hint="eastAsia" w:ascii="宋体" w:hAnsi="宋体" w:cs="宋体"/>
                <w:kern w:val="2"/>
              </w:rPr>
            </w:pPr>
            <w:r>
              <w:rPr>
                <w:rFonts w:hint="eastAsia" w:ascii="宋体" w:hAnsi="宋体" w:cs="宋体"/>
                <w:kern w:val="2"/>
              </w:rPr>
              <w:t>H4</w:t>
            </w:r>
          </w:p>
        </w:tc>
        <w:tc>
          <w:tcPr>
            <w:tcW w:w="44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0544D3ED">
            <w:pPr>
              <w:pStyle w:val="52"/>
              <w:keepNext w:val="0"/>
              <w:keepLines w:val="0"/>
              <w:widowControl/>
              <w:suppressLineNumbers w:val="0"/>
              <w:spacing w:before="0" w:beforeAutospacing="0" w:after="0" w:afterAutospacing="0"/>
              <w:ind w:left="0" w:right="0" w:firstLine="0" w:firstLineChars="0"/>
              <w:rPr>
                <w:rFonts w:hint="eastAsia" w:ascii="宋体" w:hAnsi="宋体" w:cs="宋体"/>
                <w:kern w:val="2"/>
              </w:rPr>
            </w:pPr>
            <w:r>
              <w:rPr>
                <w:rFonts w:hint="eastAsia" w:ascii="宋体" w:hAnsi="宋体" w:cs="宋体"/>
                <w:kern w:val="2"/>
              </w:rPr>
              <w:t>倾向因素（年龄、性别、健康信念）、使能因素（医疗可及性、经济状况）、需求因素（疼痛强度、抑郁状态）共同影响养老机构老年人的疼痛管理行为和服务需求未满足程度</w:t>
            </w:r>
          </w:p>
        </w:tc>
      </w:tr>
    </w:tbl>
    <w:p w14:paraId="041FF963">
      <w:pPr>
        <w:pStyle w:val="52"/>
        <w:ind w:firstLine="480"/>
      </w:pPr>
      <w:bookmarkStart w:id="17" w:name="_Toc226451838"/>
      <w:r>
        <w:t>五、研究对象与方法</w:t>
      </w:r>
      <w:bookmarkEnd w:id="17"/>
    </w:p>
    <w:p w14:paraId="59AF087B">
      <w:pPr>
        <w:pStyle w:val="52"/>
        <w:ind w:firstLine="480"/>
      </w:pPr>
      <w:bookmarkStart w:id="18" w:name="_Toc226451839"/>
      <w:r>
        <w:t>5.1 研究类型</w:t>
      </w:r>
      <w:bookmarkEnd w:id="18"/>
    </w:p>
    <w:p w14:paraId="2AE53565">
      <w:pPr>
        <w:pStyle w:val="52"/>
        <w:ind w:firstLine="480"/>
      </w:pPr>
      <w:ins w:id="40" w:author="webuser" w:date="2026-04-14T08:40:00Z">
        <w:r>
          <w:rPr>
            <w:rFonts w:hint="eastAsia"/>
          </w:rPr>
          <w:t>基于北京市海淀区</w:t>
        </w:r>
      </w:ins>
      <w:ins w:id="41" w:author="不点儿" w:date="2026-04-19T14:32:16Z">
        <w:r>
          <w:rPr>
            <w:rFonts w:hint="eastAsia"/>
            <w:lang w:val="en-US" w:eastAsia="zh-CN"/>
          </w:rPr>
          <w:t>3</w:t>
        </w:r>
      </w:ins>
      <w:ins w:id="42" w:author="webuser" w:date="2026-04-14T08:40:00Z">
        <w:r>
          <w:rPr>
            <w:rFonts w:hint="eastAsia"/>
          </w:rPr>
          <w:t>家养老机构，采用整群随机抽样方法，对</w:t>
        </w:r>
      </w:ins>
      <w:ins w:id="43" w:author="webuser" w:date="2026-04-14T08:41:00Z">
        <w:r>
          <w:rPr>
            <w:rFonts w:hint="eastAsia"/>
          </w:rPr>
          <w:t>抽中养老机构内所有的老年人群开展</w:t>
        </w:r>
      </w:ins>
      <w:r>
        <w:t>横断面调查。</w:t>
      </w:r>
    </w:p>
    <w:p w14:paraId="363E2DF2">
      <w:pPr>
        <w:pStyle w:val="52"/>
        <w:ind w:firstLine="480"/>
      </w:pPr>
      <w:bookmarkStart w:id="19" w:name="_Toc226451840"/>
      <w:r>
        <w:t>5.2 研究对象</w:t>
      </w:r>
      <w:bookmarkEnd w:id="19"/>
    </w:p>
    <w:p w14:paraId="0A7576FB">
      <w:pPr>
        <w:pStyle w:val="52"/>
        <w:ind w:firstLine="480"/>
      </w:pPr>
      <w:r>
        <w:t>5.2.1 纳入与排除标准</w:t>
      </w:r>
    </w:p>
    <w:tbl>
      <w:tblPr>
        <w:tblStyle w:val="26"/>
        <w:tblW w:w="8080" w:type="dxa"/>
        <w:tblInd w:w="137" w:type="dxa"/>
        <w:shd w:val="clear" w:color="auto" w:fill="FFFFFF"/>
        <w:tblLayout w:type="autofit"/>
        <w:tblCellMar>
          <w:top w:w="0" w:type="dxa"/>
          <w:left w:w="0" w:type="dxa"/>
          <w:bottom w:w="0" w:type="dxa"/>
          <w:right w:w="0" w:type="dxa"/>
        </w:tblCellMar>
      </w:tblPr>
      <w:tblGrid>
        <w:gridCol w:w="1559"/>
        <w:gridCol w:w="6521"/>
      </w:tblGrid>
      <w:tr w14:paraId="60B44A45">
        <w:trPr>
          <w:tblHeader/>
        </w:trPr>
        <w:tc>
          <w:tcPr>
            <w:tcW w:w="1559" w:type="dxa"/>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14:paraId="57623B65">
            <w:pPr>
              <w:pStyle w:val="52"/>
              <w:keepNext w:val="0"/>
              <w:keepLines w:val="0"/>
              <w:widowControl/>
              <w:suppressLineNumbers w:val="0"/>
              <w:spacing w:before="0" w:beforeAutospacing="0" w:after="0" w:afterAutospacing="0"/>
              <w:ind w:left="0" w:right="0" w:firstLine="0" w:firstLineChars="0"/>
              <w:rPr>
                <w:rFonts w:hint="eastAsia"/>
                <w:kern w:val="2"/>
              </w:rPr>
            </w:pPr>
            <w:commentRangeStart w:id="8"/>
            <w:r>
              <w:rPr>
                <w:rFonts w:hint="eastAsia"/>
                <w:kern w:val="2"/>
              </w:rPr>
              <w:t>纳入标准</w:t>
            </w:r>
          </w:p>
        </w:tc>
        <w:tc>
          <w:tcPr>
            <w:tcW w:w="6521" w:type="dxa"/>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14:paraId="6E8D8514">
            <w:pPr>
              <w:pStyle w:val="52"/>
              <w:keepNext w:val="0"/>
              <w:keepLines w:val="0"/>
              <w:widowControl/>
              <w:suppressLineNumbers w:val="0"/>
              <w:spacing w:before="0" w:beforeAutospacing="0" w:after="0" w:afterAutospacing="0"/>
              <w:ind w:left="0" w:right="0" w:firstLine="0" w:firstLineChars="0"/>
              <w:rPr>
                <w:rFonts w:hint="eastAsia"/>
                <w:kern w:val="2"/>
              </w:rPr>
            </w:pPr>
            <w:r>
              <w:rPr>
                <w:rFonts w:hint="eastAsia"/>
                <w:kern w:val="2"/>
              </w:rPr>
              <w:t>1. 年龄≥60 周岁，在北京市养老机构常住≥3 个月；</w:t>
            </w:r>
          </w:p>
          <w:p w14:paraId="463745FA">
            <w:pPr>
              <w:pStyle w:val="52"/>
              <w:keepNext w:val="0"/>
              <w:keepLines w:val="0"/>
              <w:widowControl/>
              <w:suppressLineNumbers w:val="0"/>
              <w:spacing w:before="0" w:beforeAutospacing="0" w:after="0" w:afterAutospacing="0"/>
              <w:ind w:left="0" w:right="0" w:firstLine="0" w:firstLineChars="0"/>
              <w:rPr>
                <w:rFonts w:hint="eastAsia"/>
                <w:kern w:val="2"/>
              </w:rPr>
            </w:pPr>
            <w:r>
              <w:rPr>
                <w:rFonts w:hint="eastAsia"/>
                <w:kern w:val="2"/>
              </w:rPr>
              <w:t>2. 意识清楚，能进行有效沟通，可配合完成问卷调查；</w:t>
            </w:r>
          </w:p>
          <w:p w14:paraId="51846F72">
            <w:pPr>
              <w:pStyle w:val="52"/>
              <w:keepNext w:val="0"/>
              <w:keepLines w:val="0"/>
              <w:widowControl/>
              <w:suppressLineNumbers w:val="0"/>
              <w:spacing w:before="0" w:beforeAutospacing="0" w:after="0" w:afterAutospacing="0"/>
              <w:ind w:left="0" w:right="0" w:firstLine="0" w:firstLineChars="0"/>
              <w:rPr>
                <w:rFonts w:hint="eastAsia"/>
                <w:kern w:val="2"/>
              </w:rPr>
            </w:pPr>
            <w:r>
              <w:rPr>
                <w:rFonts w:hint="eastAsia"/>
                <w:kern w:val="2"/>
              </w:rPr>
              <w:t>3. 知情同意并自愿参与本研究</w:t>
            </w:r>
          </w:p>
        </w:tc>
      </w:tr>
      <w:tr w14:paraId="3CB3A11F">
        <w:tc>
          <w:tcPr>
            <w:tcW w:w="1559" w:type="dxa"/>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14:paraId="7F921B72">
            <w:pPr>
              <w:pStyle w:val="52"/>
              <w:keepNext w:val="0"/>
              <w:keepLines w:val="0"/>
              <w:widowControl/>
              <w:suppressLineNumbers w:val="0"/>
              <w:spacing w:before="0" w:beforeAutospacing="0" w:after="0" w:afterAutospacing="0"/>
              <w:ind w:left="0" w:right="0" w:firstLine="0" w:firstLineChars="0"/>
              <w:rPr>
                <w:rFonts w:hint="eastAsia"/>
                <w:kern w:val="2"/>
              </w:rPr>
            </w:pPr>
            <w:r>
              <w:rPr>
                <w:rFonts w:hint="eastAsia"/>
                <w:kern w:val="2"/>
              </w:rPr>
              <w:t>排除标准</w:t>
            </w:r>
          </w:p>
        </w:tc>
        <w:tc>
          <w:tcPr>
            <w:tcW w:w="6521" w:type="dxa"/>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14:paraId="2333D136">
            <w:pPr>
              <w:pStyle w:val="52"/>
              <w:keepNext w:val="0"/>
              <w:keepLines w:val="0"/>
              <w:widowControl/>
              <w:suppressLineNumbers w:val="0"/>
              <w:spacing w:before="0" w:beforeAutospacing="0" w:after="0" w:afterAutospacing="0"/>
              <w:ind w:left="0" w:right="0" w:firstLine="0" w:firstLineChars="0"/>
              <w:rPr>
                <w:rFonts w:hint="eastAsia"/>
                <w:kern w:val="2"/>
              </w:rPr>
            </w:pPr>
            <w:r>
              <w:rPr>
                <w:rFonts w:hint="eastAsia"/>
                <w:kern w:val="2"/>
              </w:rPr>
              <w:t>1. 存在严重认知障碍（MMSE 评分≤10 分），无法理解问卷内容；</w:t>
            </w:r>
          </w:p>
          <w:p w14:paraId="15EDD492">
            <w:pPr>
              <w:pStyle w:val="52"/>
              <w:keepNext w:val="0"/>
              <w:keepLines w:val="0"/>
              <w:widowControl/>
              <w:suppressLineNumbers w:val="0"/>
              <w:spacing w:before="0" w:beforeAutospacing="0" w:after="0" w:afterAutospacing="0"/>
              <w:ind w:left="0" w:right="0" w:firstLine="0" w:firstLineChars="0"/>
              <w:rPr>
                <w:del w:id="44" w:author="不点儿" w:date="2026-04-14T14:45:29Z"/>
                <w:rFonts w:hint="eastAsia"/>
                <w:kern w:val="2"/>
              </w:rPr>
            </w:pPr>
            <w:ins w:id="45" w:author="不点儿" w:date="2026-04-19T14:32:48Z">
              <w:r>
                <w:rPr>
                  <w:rFonts w:hint="eastAsia"/>
                  <w:kern w:val="2"/>
                  <w:lang w:val="en-US" w:eastAsia="zh-CN"/>
                </w:rPr>
                <w:t>1</w:t>
              </w:r>
            </w:ins>
            <w:del w:id="46" w:author="不点儿" w:date="2026-04-19T14:32:48Z">
              <w:r>
                <w:rPr>
                  <w:rFonts w:hint="eastAsia"/>
                  <w:kern w:val="2"/>
                </w:rPr>
                <w:delText>2</w:delText>
              </w:r>
            </w:del>
            <w:r>
              <w:rPr>
                <w:rFonts w:hint="eastAsia"/>
                <w:kern w:val="2"/>
              </w:rPr>
              <w:t xml:space="preserve">. </w:t>
            </w:r>
            <w:commentRangeStart w:id="9"/>
            <w:r>
              <w:rPr>
                <w:rFonts w:hint="eastAsia"/>
                <w:kern w:val="2"/>
              </w:rPr>
              <w:t>患有终末期疾病，经临床评估预期生存 &lt; 6 个月；</w:t>
            </w:r>
            <w:commentRangeEnd w:id="9"/>
            <w:r>
              <w:rPr>
                <w:rStyle w:val="31"/>
                <w:rFonts w:hint="eastAsia" w:asciiTheme="minorHAnsi" w:hAnsiTheme="minorHAnsi" w:eastAsiaTheme="minorEastAsia" w:cstheme="minorBidi"/>
                <w:color w:val="auto"/>
                <w:kern w:val="2"/>
                <w14:ligatures w14:val="standardContextual"/>
              </w:rPr>
              <w:commentReference w:id="9"/>
            </w:r>
          </w:p>
          <w:p w14:paraId="6000913F">
            <w:pPr>
              <w:pStyle w:val="52"/>
              <w:keepNext w:val="0"/>
              <w:keepLines w:val="0"/>
              <w:widowControl/>
              <w:suppressLineNumbers w:val="0"/>
              <w:spacing w:before="0" w:beforeAutospacing="0" w:after="0" w:afterAutospacing="0"/>
              <w:ind w:left="0" w:right="0" w:firstLine="0" w:firstLineChars="0"/>
              <w:rPr>
                <w:rFonts w:hint="eastAsia"/>
                <w:kern w:val="2"/>
              </w:rPr>
            </w:pPr>
            <w:del w:id="47" w:author="不点儿" w:date="2026-04-14T14:45:28Z">
              <w:r>
                <w:rPr>
                  <w:rFonts w:hint="eastAsia"/>
                  <w:kern w:val="2"/>
                </w:rPr>
                <w:delText>3.</w:delText>
              </w:r>
            </w:del>
            <w:del w:id="48" w:author="不点儿" w:date="2026-04-14T14:45:26Z">
              <w:r>
                <w:rPr>
                  <w:rFonts w:hint="eastAsia"/>
                  <w:kern w:val="2"/>
                </w:rPr>
                <w:delText xml:space="preserve"> </w:delText>
              </w:r>
            </w:del>
            <w:del w:id="49" w:author="不点儿" w:date="2026-04-14T14:45:26Z">
              <w:r>
                <w:rPr>
                  <w:rStyle w:val="31"/>
                  <w:rFonts w:hint="eastAsia" w:asciiTheme="minorHAnsi" w:hAnsiTheme="minorHAnsi" w:eastAsiaTheme="minorEastAsia" w:cstheme="minorBidi"/>
                  <w:color w:val="auto"/>
                  <w:kern w:val="2"/>
                  <w14:ligatures w14:val="standardContextual"/>
                </w:rPr>
                <w:commentReference w:id="10"/>
              </w:r>
            </w:del>
          </w:p>
          <w:p w14:paraId="10D0FE2C">
            <w:pPr>
              <w:pStyle w:val="52"/>
              <w:keepNext w:val="0"/>
              <w:keepLines w:val="0"/>
              <w:widowControl/>
              <w:suppressLineNumbers w:val="0"/>
              <w:spacing w:before="0" w:beforeAutospacing="0" w:after="0" w:afterAutospacing="0"/>
              <w:ind w:left="0" w:right="0" w:firstLine="0" w:firstLineChars="0"/>
              <w:rPr>
                <w:rFonts w:hint="eastAsia"/>
                <w:kern w:val="2"/>
              </w:rPr>
            </w:pPr>
            <w:ins w:id="50" w:author="不点儿" w:date="2026-04-19T14:32:51Z">
              <w:r>
                <w:rPr>
                  <w:rFonts w:hint="eastAsia"/>
                  <w:kern w:val="2"/>
                  <w:lang w:val="en-US" w:eastAsia="zh-CN"/>
                </w:rPr>
                <w:t>2</w:t>
              </w:r>
            </w:ins>
            <w:del w:id="51" w:author="不点儿" w:date="2026-04-14T14:45:34Z">
              <w:r>
                <w:rPr>
                  <w:rFonts w:hint="eastAsia"/>
                  <w:kern w:val="2"/>
                </w:rPr>
                <w:delText>4</w:delText>
              </w:r>
            </w:del>
            <w:r>
              <w:rPr>
                <w:rFonts w:hint="eastAsia"/>
                <w:kern w:val="2"/>
              </w:rPr>
              <w:t>. 存在精神疾病，无法配合调查</w:t>
            </w:r>
            <w:commentRangeEnd w:id="8"/>
            <w:r>
              <w:rPr>
                <w:rStyle w:val="31"/>
                <w:rFonts w:hint="eastAsia" w:asciiTheme="minorHAnsi" w:hAnsiTheme="minorHAnsi" w:eastAsiaTheme="minorEastAsia" w:cstheme="minorBidi"/>
                <w:color w:val="auto"/>
                <w:kern w:val="2"/>
                <w14:ligatures w14:val="standardContextual"/>
              </w:rPr>
              <w:commentReference w:id="8"/>
            </w:r>
          </w:p>
        </w:tc>
      </w:tr>
    </w:tbl>
    <w:p w14:paraId="5238F282">
      <w:pPr>
        <w:pStyle w:val="52"/>
        <w:ind w:firstLine="480"/>
      </w:pPr>
      <w:r>
        <w:t>5.2.2 抽样方法</w:t>
      </w:r>
    </w:p>
    <w:p w14:paraId="6DBC53AB">
      <w:pPr>
        <w:pStyle w:val="52"/>
        <w:ind w:firstLine="480"/>
      </w:pPr>
      <w:r>
        <w:t>采用</w:t>
      </w:r>
      <w:r>
        <w:rPr>
          <w:b/>
          <w:bCs/>
        </w:rPr>
        <w:t>多阶段分层</w:t>
      </w:r>
      <w:ins w:id="52" w:author="webuser" w:date="2026-04-14T08:45:00Z">
        <w:r>
          <w:rPr>
            <w:rFonts w:hint="eastAsia"/>
            <w:b/>
            <w:bCs/>
          </w:rPr>
          <w:t>整群</w:t>
        </w:r>
      </w:ins>
      <w:r>
        <w:rPr>
          <w:b/>
          <w:bCs/>
        </w:rPr>
        <w:t>随机抽样</w:t>
      </w:r>
      <w:r>
        <w:t>方法，确保研究对象的代表性，具体抽样步骤如下：</w:t>
      </w:r>
    </w:p>
    <w:p w14:paraId="6CE2BD48">
      <w:pPr>
        <w:pStyle w:val="52"/>
        <w:ind w:firstLine="482"/>
      </w:pPr>
      <w:r>
        <w:t>根据北京市养老机构的类型（民办、公办、医养结合型），分层抽取 3 家具有代表性的养老机构，分别为和熹会（民办高端</w:t>
      </w:r>
      <w:r>
        <w:rPr>
          <w:color w:val="000000" w:themeColor="text1"/>
          <w14:textFill>
            <w14:solidFill>
              <w14:schemeClr w14:val="tx1"/>
            </w14:solidFill>
          </w14:textFill>
        </w:rPr>
        <w:t>医养结合型养老机构）、凤凰卫生护理院（</w:t>
      </w:r>
      <w:r>
        <w:t>公办医养结合型养老机构）、</w:t>
      </w:r>
      <w:r>
        <w:rPr>
          <w:rFonts w:hint="eastAsia"/>
        </w:rPr>
        <w:t>北京远洋椿萱茂（民办</w:t>
      </w:r>
      <w:r>
        <w:t>养老机构），覆盖不同类型、不同服</w:t>
      </w:r>
      <w:commentRangeStart w:id="11"/>
      <w:r>
        <w:t>务水平的养老机构；</w:t>
      </w:r>
      <w:commentRangeEnd w:id="11"/>
      <w:r>
        <w:rPr>
          <w:rStyle w:val="31"/>
          <w:rFonts w:asciiTheme="minorHAnsi" w:hAnsiTheme="minorHAnsi" w:eastAsiaTheme="minorEastAsia" w:cstheme="minorBidi"/>
          <w:color w:val="auto"/>
          <w:kern w:val="2"/>
          <w14:ligatures w14:val="standardContextual"/>
        </w:rPr>
        <w:commentReference w:id="11"/>
      </w:r>
    </w:p>
    <w:p w14:paraId="51845E3A">
      <w:pPr>
        <w:pStyle w:val="52"/>
        <w:ind w:firstLine="482"/>
      </w:pPr>
      <w:r>
        <w:rPr>
          <w:b/>
          <w:bCs/>
        </w:rPr>
        <w:t>第二阶段：个体抽样</w:t>
      </w:r>
      <w:r>
        <w:t>：在每家入选养老机构内，按年龄组（60-69 岁、70-79 岁、≥80 岁）进行</w:t>
      </w:r>
      <w:r>
        <w:rPr>
          <w:rFonts w:hint="eastAsia"/>
        </w:rPr>
        <w:t>等比例</w:t>
      </w:r>
      <w:r>
        <w:t>分层随机抽样，每层抽取相应数量的研究对象，确保各年龄组的样本量均衡。</w:t>
      </w:r>
    </w:p>
    <w:p w14:paraId="5E1FC6A3">
      <w:pPr>
        <w:pStyle w:val="52"/>
        <w:ind w:firstLine="480"/>
      </w:pPr>
      <w:r>
        <w:t>5.2.3 样本量估算</w:t>
      </w:r>
    </w:p>
    <w:p w14:paraId="041446D1">
      <w:pPr>
        <w:pStyle w:val="52"/>
        <w:ind w:firstLine="480"/>
      </w:pPr>
      <w:r>
        <w:t>根据横断面调查样本量计算公式（方积乾，2018）[27]：</w:t>
      </w:r>
    </w:p>
    <w:p w14:paraId="18ED6D1C">
      <w:pPr>
        <w:pStyle w:val="52"/>
        <w:ind w:firstLine="580"/>
      </w:pPr>
      <w:r>
        <w:rPr>
          <w:rFonts w:ascii="Times New Roman" w:hAnsi="Times New Roman" w:cs="Times New Roman"/>
          <w:sz w:val="29"/>
          <w:szCs w:val="29"/>
        </w:rPr>
        <w:t>N=Z</w:t>
      </w:r>
      <w:r>
        <w:rPr>
          <w:rFonts w:ascii="Times New Roman" w:hAnsi="Times New Roman" w:cs="Times New Roman"/>
          <w:sz w:val="29"/>
          <w:szCs w:val="29"/>
          <w:vertAlign w:val="subscript"/>
        </w:rPr>
        <w:t>α/2</w:t>
      </w:r>
      <w:r>
        <w:rPr>
          <w:rFonts w:ascii="Times New Roman" w:hAnsi="Times New Roman" w:cs="Times New Roman"/>
          <w:sz w:val="29"/>
          <w:szCs w:val="29"/>
          <w:vertAlign w:val="superscript"/>
        </w:rPr>
        <w:t>2</w:t>
      </w:r>
      <w:r>
        <w:rPr>
          <w:rFonts w:ascii="Times New Roman" w:hAnsi="Times New Roman" w:cs="Times New Roman"/>
          <w:sz w:val="29"/>
          <w:szCs w:val="29"/>
        </w:rPr>
        <w:t>​×P×(1−P)/d</w:t>
      </w:r>
      <w:r>
        <w:rPr>
          <w:rFonts w:ascii="Times New Roman" w:hAnsi="Times New Roman" w:cs="Times New Roman"/>
          <w:sz w:val="29"/>
          <w:szCs w:val="29"/>
          <w:vertAlign w:val="superscript"/>
        </w:rPr>
        <w:t>2</w:t>
      </w:r>
    </w:p>
    <w:p w14:paraId="677F92F3">
      <w:pPr>
        <w:pStyle w:val="52"/>
        <w:ind w:firstLine="480"/>
      </w:pPr>
      <w:r>
        <w:t>其中：</w:t>
      </w:r>
    </w:p>
    <w:p w14:paraId="243574EE">
      <w:pPr>
        <w:pStyle w:val="52"/>
        <w:ind w:firstLine="580"/>
      </w:pPr>
      <w:r>
        <w:rPr>
          <w:rFonts w:ascii="Times New Roman" w:hAnsi="Times New Roman" w:cs="Times New Roman"/>
          <w:sz w:val="29"/>
          <w:szCs w:val="29"/>
        </w:rPr>
        <w:t>Z</w:t>
      </w:r>
      <w:r>
        <w:rPr>
          <w:rFonts w:ascii="Times New Roman" w:hAnsi="Times New Roman" w:cs="Times New Roman"/>
          <w:sz w:val="29"/>
          <w:szCs w:val="29"/>
          <w:vertAlign w:val="subscript"/>
        </w:rPr>
        <w:t>α/2</w:t>
      </w:r>
      <w:r>
        <w:rPr>
          <w:rFonts w:ascii="Times New Roman" w:hAnsi="Times New Roman" w:cs="Times New Roman"/>
          <w:sz w:val="29"/>
          <w:szCs w:val="29"/>
        </w:rPr>
        <w:t>​</w:t>
      </w:r>
      <w:r>
        <w:t>：检验水准 α=0.05，双侧检验，</w:t>
      </w:r>
      <w:r>
        <w:rPr>
          <w:rFonts w:ascii="Times New Roman" w:hAnsi="Times New Roman" w:cs="Times New Roman"/>
          <w:sz w:val="29"/>
          <w:szCs w:val="29"/>
        </w:rPr>
        <w:t>Z</w:t>
      </w:r>
      <w:r>
        <w:rPr>
          <w:rFonts w:ascii="Times New Roman" w:hAnsi="Times New Roman" w:cs="Times New Roman"/>
          <w:sz w:val="29"/>
          <w:szCs w:val="29"/>
          <w:vertAlign w:val="subscript"/>
        </w:rPr>
        <w:t>α/2</w:t>
      </w:r>
      <w:r>
        <w:rPr>
          <w:rFonts w:ascii="Times New Roman" w:hAnsi="Times New Roman" w:cs="Times New Roman"/>
          <w:sz w:val="29"/>
          <w:szCs w:val="29"/>
        </w:rPr>
        <w:t>​=1.96</w:t>
      </w:r>
      <w:r>
        <w:t>；</w:t>
      </w:r>
    </w:p>
    <w:p w14:paraId="31D3A395">
      <w:pPr>
        <w:pStyle w:val="52"/>
        <w:ind w:firstLine="580"/>
      </w:pPr>
      <w:r>
        <w:rPr>
          <w:rFonts w:ascii="Times New Roman" w:hAnsi="Times New Roman" w:cs="Times New Roman"/>
          <w:sz w:val="29"/>
          <w:szCs w:val="29"/>
        </w:rPr>
        <w:t>P</w:t>
      </w:r>
      <w:r>
        <w:t>：预期慢性疼痛患病率，参考现有研究取 55%[4,9]；</w:t>
      </w:r>
    </w:p>
    <w:p w14:paraId="1F374BCB">
      <w:pPr>
        <w:pStyle w:val="52"/>
        <w:ind w:firstLine="580"/>
      </w:pPr>
      <w:r>
        <w:rPr>
          <w:rFonts w:ascii="Times New Roman" w:hAnsi="Times New Roman" w:cs="Times New Roman"/>
          <w:sz w:val="29"/>
          <w:szCs w:val="29"/>
        </w:rPr>
        <w:t>d</w:t>
      </w:r>
      <w:r>
        <w:t xml:space="preserve">：允许误差，取 </w:t>
      </w:r>
      <w:r>
        <w:rPr>
          <w:rFonts w:hint="eastAsia"/>
          <w:color w:val="000000" w:themeColor="text1"/>
          <w14:textFill>
            <w14:solidFill>
              <w14:schemeClr w14:val="tx1"/>
            </w14:solidFill>
          </w14:textFill>
        </w:rPr>
        <w:t>5.5</w:t>
      </w:r>
      <w:r>
        <w:t>%。</w:t>
      </w:r>
    </w:p>
    <w:p w14:paraId="27637B39">
      <w:pPr>
        <w:pStyle w:val="52"/>
        <w:ind w:firstLine="480"/>
      </w:pPr>
      <w:r>
        <w:t>代入公式计算得：</w:t>
      </w:r>
    </w:p>
    <w:p w14:paraId="2E7AF055">
      <w:pPr>
        <w:pStyle w:val="52"/>
        <w:ind w:firstLine="580"/>
      </w:pPr>
      <w:r>
        <w:rPr>
          <w:rFonts w:ascii="Times New Roman" w:hAnsi="Times New Roman" w:cs="Times New Roman"/>
          <w:sz w:val="29"/>
          <w:szCs w:val="29"/>
        </w:rPr>
        <w:t>N=1.96×</w:t>
      </w:r>
      <w:r>
        <w:rPr>
          <w:rFonts w:hint="eastAsia" w:ascii="Times New Roman" w:hAnsi="Times New Roman" w:cs="Times New Roman"/>
          <w:sz w:val="29"/>
          <w:szCs w:val="29"/>
        </w:rPr>
        <w:t>1.96</w:t>
      </w:r>
      <w:r>
        <w:rPr>
          <w:rFonts w:ascii="Times New Roman" w:hAnsi="Times New Roman" w:cs="Times New Roman"/>
          <w:sz w:val="29"/>
          <w:szCs w:val="29"/>
        </w:rPr>
        <w:t>×0.55×0.45/</w:t>
      </w:r>
      <w:r>
        <w:rPr>
          <w:rFonts w:hint="eastAsia" w:ascii="Times New Roman" w:hAnsi="Times New Roman" w:cs="Times New Roman"/>
          <w:sz w:val="29"/>
          <w:szCs w:val="29"/>
        </w:rPr>
        <w:t>0.003025=314.3</w:t>
      </w:r>
    </w:p>
    <w:p w14:paraId="3D62B051">
      <w:pPr>
        <w:pStyle w:val="52"/>
        <w:ind w:firstLine="480"/>
      </w:pPr>
      <w:r>
        <w:t>考虑到分层抽样的设计效应（取 1.</w:t>
      </w:r>
      <w:r>
        <w:rPr>
          <w:rFonts w:hint="eastAsia"/>
        </w:rPr>
        <w:t>0</w:t>
      </w:r>
      <w:r>
        <w:t>）及 20% 的无效问卷率，最终需样本量为：</w:t>
      </w:r>
    </w:p>
    <w:p w14:paraId="0E12D930">
      <w:pPr>
        <w:pStyle w:val="52"/>
        <w:ind w:firstLine="580"/>
      </w:pPr>
      <w:r>
        <w:rPr>
          <w:rFonts w:hint="eastAsia" w:ascii="Times New Roman" w:hAnsi="Times New Roman" w:cs="Times New Roman"/>
          <w:sz w:val="29"/>
          <w:szCs w:val="29"/>
        </w:rPr>
        <w:t>314.3</w:t>
      </w:r>
      <w:r>
        <w:rPr>
          <w:rFonts w:ascii="Times New Roman" w:hAnsi="Times New Roman" w:cs="Times New Roman"/>
          <w:sz w:val="29"/>
          <w:szCs w:val="29"/>
        </w:rPr>
        <w:t>×</w:t>
      </w:r>
      <w:r>
        <w:rPr>
          <w:rFonts w:hint="eastAsia" w:ascii="Times New Roman" w:hAnsi="Times New Roman" w:cs="Times New Roman"/>
          <w:sz w:val="29"/>
          <w:szCs w:val="29"/>
        </w:rPr>
        <w:t>1.0</w:t>
      </w:r>
      <w:r>
        <w:rPr>
          <w:rFonts w:ascii="Times New Roman" w:hAnsi="Times New Roman" w:cs="Times New Roman"/>
          <w:sz w:val="29"/>
          <w:szCs w:val="29"/>
        </w:rPr>
        <w:t>÷0.8≈</w:t>
      </w:r>
      <w:r>
        <w:rPr>
          <w:rFonts w:hint="eastAsia" w:ascii="Times New Roman" w:hAnsi="Times New Roman" w:cs="Times New Roman"/>
          <w:sz w:val="29"/>
          <w:szCs w:val="29"/>
        </w:rPr>
        <w:t>393</w:t>
      </w:r>
    </w:p>
    <w:p w14:paraId="0422BE0A">
      <w:pPr>
        <w:pStyle w:val="52"/>
        <w:ind w:firstLine="480"/>
        <w:rPr>
          <w:ins w:id="53" w:author="webuser" w:date="2026-04-14T08:47:00Z"/>
        </w:rPr>
      </w:pPr>
      <w:r>
        <w:t>本研究</w:t>
      </w:r>
      <w:r>
        <w:rPr>
          <w:rFonts w:hint="eastAsia"/>
        </w:rPr>
        <w:t>拟</w:t>
      </w:r>
      <w:r>
        <w:t xml:space="preserve">计划抽取 </w:t>
      </w:r>
      <w:r>
        <w:rPr>
          <w:rFonts w:hint="eastAsia"/>
        </w:rPr>
        <w:t>393</w:t>
      </w:r>
      <w:r>
        <w:t xml:space="preserve"> 名研究对象，每家养老机构各抽取 </w:t>
      </w:r>
      <w:r>
        <w:rPr>
          <w:rFonts w:hint="eastAsia"/>
        </w:rPr>
        <w:t>131</w:t>
      </w:r>
      <w:r>
        <w:t xml:space="preserve"> 名，确保样本量满足统计分析要求。</w:t>
      </w:r>
    </w:p>
    <w:p w14:paraId="41AE5C5B">
      <w:pPr>
        <w:pStyle w:val="52"/>
        <w:ind w:firstLine="480"/>
        <w:rPr>
          <w:rFonts w:hint="eastAsia"/>
        </w:rPr>
      </w:pPr>
      <w:ins w:id="54" w:author="webuser" w:date="2026-04-14T08:47:00Z">
        <w:r>
          <w:rPr>
            <w:rFonts w:hint="eastAsia"/>
          </w:rPr>
          <w:t>建议考虑整群效应，现在样本量*</w:t>
        </w:r>
      </w:ins>
      <w:ins w:id="55" w:author="webuser" w:date="2026-04-14T08:47:00Z">
        <w:r>
          <w:rPr/>
          <w:t>1.5</w:t>
        </w:r>
      </w:ins>
      <w:ins w:id="56" w:author="webuser" w:date="2026-04-14T08:47:00Z">
        <w:r>
          <w:rPr>
            <w:rFonts w:hint="eastAsia"/>
          </w:rPr>
          <w:t>倍，调查6</w:t>
        </w:r>
      </w:ins>
      <w:ins w:id="57" w:author="webuser" w:date="2026-04-14T08:47:00Z">
        <w:r>
          <w:rPr/>
          <w:t>00</w:t>
        </w:r>
      </w:ins>
      <w:ins w:id="58" w:author="webuser" w:date="2026-04-14T08:47:00Z">
        <w:r>
          <w:rPr>
            <w:rFonts w:hint="eastAsia"/>
          </w:rPr>
          <w:t>名老年人。</w:t>
        </w:r>
      </w:ins>
    </w:p>
    <w:p w14:paraId="43E13091">
      <w:pPr>
        <w:pStyle w:val="52"/>
        <w:ind w:firstLine="480"/>
        <w:rPr>
          <w:rFonts w:hint="eastAsia"/>
        </w:rPr>
      </w:pPr>
      <w:bookmarkStart w:id="20" w:name="_Toc226451841"/>
      <w:r>
        <w:t xml:space="preserve">5.3 </w:t>
      </w:r>
      <w:ins w:id="59" w:author="webuser" w:date="2026-04-14T08:56:00Z">
        <w:commentRangeStart w:id="12"/>
        <w:r>
          <w:rPr>
            <w:rFonts w:hint="eastAsia"/>
          </w:rPr>
          <w:t>问卷设计</w:t>
        </w:r>
        <w:commentRangeEnd w:id="12"/>
      </w:ins>
      <w:r>
        <w:rPr>
          <w:rStyle w:val="31"/>
          <w:rFonts w:asciiTheme="minorHAnsi" w:hAnsiTheme="minorHAnsi" w:eastAsiaTheme="minorEastAsia" w:cstheme="minorBidi"/>
          <w:color w:val="auto"/>
          <w:kern w:val="2"/>
          <w14:ligatures w14:val="standardContextual"/>
        </w:rPr>
        <w:commentReference w:id="12"/>
      </w:r>
      <w:bookmarkEnd w:id="20"/>
    </w:p>
    <w:p w14:paraId="31110797">
      <w:pPr>
        <w:pStyle w:val="52"/>
        <w:ind w:firstLine="480"/>
      </w:pPr>
      <w:r>
        <w:t>本研究采用的调查工具包括成熟量表与自设问卷，所有成熟量表均为国内已验证信效度的中文版，自设问卷经专家咨询与预调查优化，确保有效性与可行性，具体工具如下：</w:t>
      </w:r>
    </w:p>
    <w:tbl>
      <w:tblPr>
        <w:tblStyle w:val="26"/>
        <w:tblW w:w="5000" w:type="pct"/>
        <w:tblInd w:w="0" w:type="dxa"/>
        <w:tblLayout w:type="autofit"/>
        <w:tblCellMar>
          <w:top w:w="15" w:type="dxa"/>
          <w:left w:w="15" w:type="dxa"/>
          <w:bottom w:w="15" w:type="dxa"/>
          <w:right w:w="15" w:type="dxa"/>
        </w:tblCellMar>
      </w:tblPr>
      <w:tblGrid>
        <w:gridCol w:w="2269"/>
        <w:gridCol w:w="1732"/>
        <w:gridCol w:w="4551"/>
      </w:tblGrid>
      <w:tr w14:paraId="4A4C9898">
        <w:trPr>
          <w:tblHeader/>
        </w:trPr>
        <w:tc>
          <w:tcPr>
            <w:tcW w:w="132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755CE852">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b/>
                <w:bCs/>
                <w:kern w:val="2"/>
              </w:rPr>
            </w:pPr>
            <w:r>
              <w:rPr>
                <w:rFonts w:hint="eastAsia" w:ascii="宋体" w:hAnsi="宋体" w:cs="宋体"/>
                <w:b/>
                <w:bCs/>
                <w:kern w:val="2"/>
              </w:rPr>
              <w:t>工具名称</w:t>
            </w:r>
          </w:p>
        </w:tc>
        <w:tc>
          <w:tcPr>
            <w:tcW w:w="101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08498209">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b/>
                <w:bCs/>
                <w:kern w:val="2"/>
              </w:rPr>
            </w:pPr>
            <w:r>
              <w:rPr>
                <w:rFonts w:hint="eastAsia" w:ascii="宋体" w:hAnsi="宋体" w:cs="宋体"/>
                <w:b/>
                <w:bCs/>
                <w:kern w:val="2"/>
              </w:rPr>
              <w:t>来源</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070E4A7F">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b/>
                <w:bCs/>
                <w:kern w:val="2"/>
              </w:rPr>
            </w:pPr>
            <w:r>
              <w:rPr>
                <w:rFonts w:hint="eastAsia" w:ascii="宋体" w:hAnsi="宋体" w:cs="宋体"/>
                <w:b/>
                <w:bCs/>
                <w:kern w:val="2"/>
              </w:rPr>
              <w:t>测量内容</w:t>
            </w:r>
          </w:p>
        </w:tc>
      </w:tr>
      <w:tr w14:paraId="1A52C927">
        <w:tc>
          <w:tcPr>
            <w:tcW w:w="132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7786CA5E">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kern w:val="2"/>
              </w:rPr>
            </w:pPr>
            <w:r>
              <w:rPr>
                <w:rFonts w:hint="eastAsia" w:ascii="宋体" w:hAnsi="宋体" w:cs="宋体"/>
                <w:kern w:val="2"/>
              </w:rPr>
              <w:t>一般资料调查表</w:t>
            </w:r>
          </w:p>
        </w:tc>
        <w:tc>
          <w:tcPr>
            <w:tcW w:w="101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090E7F79">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kern w:val="2"/>
              </w:rPr>
            </w:pPr>
            <w:r>
              <w:rPr>
                <w:rFonts w:hint="eastAsia" w:ascii="宋体" w:hAnsi="宋体" w:cs="宋体"/>
                <w:kern w:val="2"/>
              </w:rPr>
              <w:t>自设</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0C3CFA16">
            <w:pPr>
              <w:pStyle w:val="52"/>
              <w:keepNext w:val="0"/>
              <w:keepLines w:val="0"/>
              <w:widowControl/>
              <w:suppressLineNumbers w:val="0"/>
              <w:spacing w:before="0" w:beforeAutospacing="0" w:after="0" w:afterAutospacing="0"/>
              <w:ind w:left="0" w:right="0" w:firstLine="0" w:firstLineChars="0"/>
              <w:rPr>
                <w:rFonts w:hint="eastAsia" w:ascii="宋体" w:hAnsi="宋体" w:cs="宋体"/>
                <w:kern w:val="2"/>
              </w:rPr>
            </w:pPr>
            <w:r>
              <w:rPr>
                <w:rFonts w:hint="eastAsia" w:ascii="宋体" w:hAnsi="宋体" w:cs="宋体"/>
                <w:kern w:val="2"/>
              </w:rPr>
              <w:t>年龄、性别、民族、文化程度、婚姻状况、月收入、医保类型、共病数量、居住时间等</w:t>
            </w:r>
          </w:p>
        </w:tc>
      </w:tr>
      <w:tr w14:paraId="3B7B37C9">
        <w:tc>
          <w:tcPr>
            <w:tcW w:w="132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74FBA89E">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kern w:val="2"/>
              </w:rPr>
            </w:pPr>
            <w:r>
              <w:rPr>
                <w:rFonts w:hint="eastAsia" w:ascii="宋体" w:hAnsi="宋体" w:cs="宋体"/>
                <w:kern w:val="2"/>
              </w:rPr>
              <w:t>简明疼痛量表（BPI-SF）</w:t>
            </w:r>
          </w:p>
        </w:tc>
        <w:tc>
          <w:tcPr>
            <w:tcW w:w="101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7580B23A">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kern w:val="2"/>
              </w:rPr>
            </w:pPr>
            <w:r>
              <w:rPr>
                <w:rFonts w:hint="eastAsia" w:ascii="宋体" w:hAnsi="宋体" w:cs="宋体"/>
                <w:kern w:val="2"/>
              </w:rPr>
              <w:t>Cleeland（1991）</w:t>
            </w:r>
            <w:r>
              <w:rPr>
                <w:rFonts w:hint="eastAsia" w:ascii="宋体" w:hAnsi="宋体" w:cs="宋体"/>
                <w:color w:val="000000" w:themeColor="text1"/>
                <w:kern w:val="2"/>
                <w:vertAlign w:val="superscript"/>
                <w14:textFill>
                  <w14:solidFill>
                    <w14:schemeClr w14:val="tx1"/>
                  </w14:solidFill>
                </w14:textFill>
              </w:rPr>
              <w:t>[28]</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65424C6F">
            <w:pPr>
              <w:pStyle w:val="52"/>
              <w:keepNext w:val="0"/>
              <w:keepLines w:val="0"/>
              <w:widowControl/>
              <w:suppressLineNumbers w:val="0"/>
              <w:spacing w:before="0" w:beforeAutospacing="0" w:after="0" w:afterAutospacing="0"/>
              <w:ind w:left="0" w:right="0" w:firstLine="0" w:firstLineChars="0"/>
              <w:rPr>
                <w:rFonts w:hint="eastAsia" w:ascii="宋体" w:hAnsi="宋体" w:cs="宋体"/>
                <w:kern w:val="2"/>
              </w:rPr>
            </w:pPr>
            <w:r>
              <w:rPr>
                <w:rFonts w:hint="eastAsia" w:ascii="宋体" w:hAnsi="宋体" w:cs="宋体"/>
                <w:kern w:val="2"/>
              </w:rPr>
              <w:t>疼痛强度（4 个条目）、疼痛对生活的干扰程度（7 个条目），Cronbach's α＞0.85</w:t>
            </w:r>
          </w:p>
        </w:tc>
      </w:tr>
      <w:tr w14:paraId="2DEF0035">
        <w:tc>
          <w:tcPr>
            <w:tcW w:w="132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0117DE5C">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kern w:val="2"/>
              </w:rPr>
            </w:pPr>
            <w:r>
              <w:rPr>
                <w:rFonts w:hint="eastAsia" w:ascii="宋体" w:hAnsi="宋体" w:cs="宋体"/>
                <w:kern w:val="2"/>
              </w:rPr>
              <w:t>自报疼痛部位图</w:t>
            </w:r>
          </w:p>
        </w:tc>
        <w:tc>
          <w:tcPr>
            <w:tcW w:w="101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0BBA15B7">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kern w:val="2"/>
              </w:rPr>
            </w:pPr>
            <w:r>
              <w:rPr>
                <w:rFonts w:hint="eastAsia" w:ascii="宋体" w:hAnsi="宋体" w:cs="宋体"/>
                <w:kern w:val="2"/>
              </w:rPr>
              <w:t>改编</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7CDFB9FC">
            <w:pPr>
              <w:pStyle w:val="52"/>
              <w:keepNext w:val="0"/>
              <w:keepLines w:val="0"/>
              <w:widowControl/>
              <w:suppressLineNumbers w:val="0"/>
              <w:spacing w:before="0" w:beforeAutospacing="0" w:after="0" w:afterAutospacing="0"/>
              <w:ind w:left="0" w:right="0" w:firstLine="0" w:firstLineChars="0"/>
              <w:rPr>
                <w:rFonts w:hint="eastAsia" w:ascii="宋体" w:hAnsi="宋体" w:cs="宋体"/>
                <w:kern w:val="2"/>
              </w:rPr>
            </w:pPr>
            <w:r>
              <w:rPr>
                <w:rFonts w:hint="eastAsia" w:ascii="宋体" w:hAnsi="宋体" w:cs="宋体"/>
                <w:kern w:val="2"/>
              </w:rPr>
              <w:t>疼痛部位勾选，包括头颈、肩、上肢、胸背、腰、髋、膝、下肢 8 个部位</w:t>
            </w:r>
          </w:p>
        </w:tc>
      </w:tr>
      <w:tr w14:paraId="10603091">
        <w:tc>
          <w:tcPr>
            <w:tcW w:w="132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44E7B284">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kern w:val="2"/>
              </w:rPr>
            </w:pPr>
            <w:r>
              <w:rPr>
                <w:rFonts w:hint="eastAsia" w:ascii="宋体" w:hAnsi="宋体" w:cs="宋体"/>
                <w:kern w:val="2"/>
              </w:rPr>
              <w:t>DN4 问卷</w:t>
            </w:r>
          </w:p>
        </w:tc>
        <w:tc>
          <w:tcPr>
            <w:tcW w:w="101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07B853D0">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kern w:val="2"/>
              </w:rPr>
            </w:pPr>
            <w:r>
              <w:rPr>
                <w:rFonts w:hint="eastAsia" w:ascii="宋体" w:hAnsi="宋体" w:cs="宋体"/>
                <w:kern w:val="2"/>
              </w:rPr>
              <w:t>Bouhassira（2005）</w:t>
            </w:r>
            <w:r>
              <w:rPr>
                <w:rFonts w:hint="eastAsia" w:ascii="宋体" w:hAnsi="宋体" w:cs="宋体"/>
                <w:color w:val="000000" w:themeColor="text1"/>
                <w:kern w:val="2"/>
                <w:vertAlign w:val="superscript"/>
                <w14:textFill>
                  <w14:solidFill>
                    <w14:schemeClr w14:val="tx1"/>
                  </w14:solidFill>
                </w14:textFill>
              </w:rPr>
              <w:t>[25]</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45740E94">
            <w:pPr>
              <w:pStyle w:val="52"/>
              <w:keepNext w:val="0"/>
              <w:keepLines w:val="0"/>
              <w:widowControl/>
              <w:suppressLineNumbers w:val="0"/>
              <w:spacing w:before="0" w:beforeAutospacing="0" w:after="0" w:afterAutospacing="0"/>
              <w:ind w:left="0" w:right="0" w:firstLine="0" w:firstLineChars="0"/>
              <w:rPr>
                <w:rFonts w:hint="eastAsia" w:ascii="宋体" w:hAnsi="宋体" w:cs="宋体"/>
                <w:kern w:val="2"/>
              </w:rPr>
            </w:pPr>
            <w:r>
              <w:rPr>
                <w:rFonts w:hint="eastAsia" w:ascii="宋体" w:hAnsi="宋体" w:cs="宋体"/>
                <w:kern w:val="2"/>
              </w:rPr>
              <w:t>神经病理性疼痛筛查，共 4 个核心条目，敏感性与特异性均＞80%</w:t>
            </w:r>
          </w:p>
        </w:tc>
      </w:tr>
      <w:tr w14:paraId="408AAF99">
        <w:tc>
          <w:tcPr>
            <w:tcW w:w="132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5533D443">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kern w:val="2"/>
              </w:rPr>
            </w:pPr>
            <w:r>
              <w:rPr>
                <w:rFonts w:hint="eastAsia" w:ascii="宋体" w:hAnsi="宋体" w:cs="宋体"/>
                <w:kern w:val="2"/>
              </w:rPr>
              <w:t>疼痛管理现状问卷</w:t>
            </w:r>
          </w:p>
        </w:tc>
        <w:tc>
          <w:tcPr>
            <w:tcW w:w="101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4062E0E9">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kern w:val="2"/>
              </w:rPr>
            </w:pPr>
            <w:r>
              <w:rPr>
                <w:rFonts w:hint="eastAsia" w:ascii="宋体" w:hAnsi="宋体" w:cs="宋体"/>
                <w:kern w:val="2"/>
              </w:rPr>
              <w:t>自设</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2C5B2AEE">
            <w:pPr>
              <w:pStyle w:val="52"/>
              <w:keepNext w:val="0"/>
              <w:keepLines w:val="0"/>
              <w:widowControl/>
              <w:suppressLineNumbers w:val="0"/>
              <w:spacing w:before="0" w:beforeAutospacing="0" w:after="0" w:afterAutospacing="0"/>
              <w:ind w:left="0" w:right="0" w:firstLine="0" w:firstLineChars="0"/>
              <w:rPr>
                <w:rFonts w:hint="eastAsia" w:ascii="宋体" w:hAnsi="宋体" w:cs="宋体"/>
                <w:kern w:val="2"/>
              </w:rPr>
            </w:pPr>
            <w:r>
              <w:rPr>
                <w:rFonts w:hint="eastAsia" w:ascii="宋体" w:hAnsi="宋体" w:cs="宋体"/>
                <w:kern w:val="2"/>
              </w:rPr>
              <w:t>就医行为、药物使用、非药物疗法利用、专业疼痛评估等</w:t>
            </w:r>
          </w:p>
        </w:tc>
      </w:tr>
      <w:tr w14:paraId="772A45C1">
        <w:tc>
          <w:tcPr>
            <w:tcW w:w="132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237F50D5">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kern w:val="2"/>
              </w:rPr>
            </w:pPr>
            <w:r>
              <w:rPr>
                <w:rFonts w:hint="eastAsia" w:ascii="宋体" w:hAnsi="宋体" w:cs="宋体"/>
                <w:kern w:val="2"/>
              </w:rPr>
              <w:t>疼痛服务需求问卷</w:t>
            </w:r>
          </w:p>
        </w:tc>
        <w:tc>
          <w:tcPr>
            <w:tcW w:w="101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664CC375">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kern w:val="2"/>
              </w:rPr>
            </w:pPr>
            <w:r>
              <w:rPr>
                <w:rFonts w:hint="eastAsia" w:ascii="宋体" w:hAnsi="宋体" w:cs="宋体"/>
                <w:kern w:val="2"/>
              </w:rPr>
              <w:t>自设</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29F355AB">
            <w:pPr>
              <w:pStyle w:val="52"/>
              <w:keepNext w:val="0"/>
              <w:keepLines w:val="0"/>
              <w:widowControl/>
              <w:suppressLineNumbers w:val="0"/>
              <w:spacing w:before="0" w:beforeAutospacing="0" w:after="0" w:afterAutospacing="0"/>
              <w:ind w:left="0" w:right="0" w:firstLine="0" w:firstLineChars="0"/>
              <w:rPr>
                <w:rFonts w:hint="eastAsia" w:ascii="宋体" w:hAnsi="宋体" w:cs="宋体"/>
                <w:kern w:val="2"/>
              </w:rPr>
            </w:pPr>
            <w:r>
              <w:rPr>
                <w:rFonts w:hint="eastAsia" w:ascii="宋体" w:hAnsi="宋体" w:cs="宋体"/>
                <w:kern w:val="2"/>
              </w:rPr>
              <w:t>医疗服务需求、信息教育需求、心理支持需求、需求满足情况、支付意愿等</w:t>
            </w:r>
          </w:p>
        </w:tc>
      </w:tr>
      <w:tr w14:paraId="78B9DFFF">
        <w:tc>
          <w:tcPr>
            <w:tcW w:w="132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2BC2E5A4">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kern w:val="2"/>
              </w:rPr>
            </w:pPr>
            <w:r>
              <w:rPr>
                <w:rFonts w:hint="eastAsia" w:ascii="宋体" w:hAnsi="宋体" w:cs="宋体"/>
                <w:kern w:val="2"/>
              </w:rPr>
              <w:t>患者健康问卷（PHQ-9）</w:t>
            </w:r>
          </w:p>
        </w:tc>
        <w:tc>
          <w:tcPr>
            <w:tcW w:w="101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6EF08709">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kern w:val="2"/>
              </w:rPr>
            </w:pPr>
            <w:r>
              <w:rPr>
                <w:rFonts w:hint="eastAsia" w:ascii="宋体" w:hAnsi="宋体" w:cs="宋体"/>
                <w:kern w:val="2"/>
              </w:rPr>
              <w:t>Kroenke（2001）</w:t>
            </w:r>
            <w:r>
              <w:rPr>
                <w:rFonts w:hint="eastAsia" w:ascii="宋体" w:hAnsi="宋体" w:cs="宋体"/>
                <w:color w:val="000000" w:themeColor="text1"/>
                <w:kern w:val="2"/>
                <w:vertAlign w:val="superscript"/>
                <w14:textFill>
                  <w14:solidFill>
                    <w14:schemeClr w14:val="tx1"/>
                  </w14:solidFill>
                </w14:textFill>
              </w:rPr>
              <w:t>[29]</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1C7968E5">
            <w:pPr>
              <w:pStyle w:val="52"/>
              <w:keepNext w:val="0"/>
              <w:keepLines w:val="0"/>
              <w:widowControl/>
              <w:suppressLineNumbers w:val="0"/>
              <w:spacing w:before="0" w:beforeAutospacing="0" w:after="0" w:afterAutospacing="0"/>
              <w:ind w:left="0" w:right="0" w:firstLine="0" w:firstLineChars="0"/>
              <w:rPr>
                <w:rFonts w:hint="eastAsia" w:ascii="宋体" w:hAnsi="宋体" w:cs="宋体"/>
                <w:kern w:val="2"/>
              </w:rPr>
            </w:pPr>
            <w:r>
              <w:rPr>
                <w:rFonts w:hint="eastAsia" w:ascii="宋体" w:hAnsi="宋体" w:cs="宋体"/>
                <w:kern w:val="2"/>
              </w:rPr>
              <w:t>抑郁症状筛查，共 9 个条目，Cronbach's α＞0.80</w:t>
            </w:r>
          </w:p>
        </w:tc>
      </w:tr>
      <w:tr w14:paraId="12564082">
        <w:tc>
          <w:tcPr>
            <w:tcW w:w="132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0DD32C6E">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kern w:val="2"/>
              </w:rPr>
            </w:pPr>
            <w:r>
              <w:rPr>
                <w:rFonts w:hint="eastAsia" w:ascii="宋体" w:hAnsi="宋体" w:cs="宋体"/>
                <w:kern w:val="2"/>
              </w:rPr>
              <w:t>广泛性焦虑障碍量表（GAD-7）</w:t>
            </w:r>
          </w:p>
        </w:tc>
        <w:tc>
          <w:tcPr>
            <w:tcW w:w="101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795C35EC">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kern w:val="2"/>
              </w:rPr>
            </w:pPr>
            <w:r>
              <w:rPr>
                <w:rFonts w:hint="eastAsia" w:ascii="宋体" w:hAnsi="宋体" w:cs="宋体"/>
                <w:kern w:val="2"/>
              </w:rPr>
              <w:t>Spitzer（2006）</w:t>
            </w:r>
            <w:r>
              <w:rPr>
                <w:rFonts w:hint="eastAsia" w:ascii="宋体" w:hAnsi="宋体" w:cs="宋体"/>
                <w:color w:val="000000" w:themeColor="text1"/>
                <w:kern w:val="2"/>
                <w:vertAlign w:val="superscript"/>
                <w14:textFill>
                  <w14:solidFill>
                    <w14:schemeClr w14:val="tx1"/>
                  </w14:solidFill>
                </w14:textFill>
              </w:rPr>
              <w:t>[30]</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618DA741">
            <w:pPr>
              <w:pStyle w:val="52"/>
              <w:keepNext w:val="0"/>
              <w:keepLines w:val="0"/>
              <w:widowControl/>
              <w:suppressLineNumbers w:val="0"/>
              <w:spacing w:before="0" w:beforeAutospacing="0" w:after="0" w:afterAutospacing="0"/>
              <w:ind w:left="0" w:right="0" w:firstLine="0" w:firstLineChars="0"/>
              <w:rPr>
                <w:rFonts w:hint="eastAsia" w:ascii="宋体" w:hAnsi="宋体" w:cs="宋体"/>
                <w:kern w:val="2"/>
              </w:rPr>
            </w:pPr>
            <w:r>
              <w:rPr>
                <w:rFonts w:hint="eastAsia" w:ascii="宋体" w:hAnsi="宋体" w:cs="宋体"/>
                <w:kern w:val="2"/>
              </w:rPr>
              <w:t>焦虑症状筛查，共 7 个条目，Cronbach's α＞0.80</w:t>
            </w:r>
          </w:p>
        </w:tc>
      </w:tr>
    </w:tbl>
    <w:p w14:paraId="11F5712E">
      <w:pPr>
        <w:pStyle w:val="52"/>
        <w:ind w:firstLine="480"/>
      </w:pPr>
      <w:r>
        <w:t>5.3.1 自设问卷的开发说明</w:t>
      </w:r>
    </w:p>
    <w:p w14:paraId="10039CCC">
      <w:pPr>
        <w:pStyle w:val="52"/>
        <w:ind w:firstLine="482"/>
      </w:pPr>
      <w:r>
        <w:rPr>
          <w:b/>
          <w:bCs/>
        </w:rPr>
        <w:t>疼痛管理现状问卷</w:t>
      </w:r>
      <w:r>
        <w:t>：在参考国内外相关研究问卷的基础上编制，内容包括 3 个维度、25 个条目：</w:t>
      </w:r>
      <w:r>
        <w:rPr>
          <w:rFonts w:ascii="Cambria Math" w:hAnsi="Cambria Math" w:cs="Cambria Math"/>
        </w:rPr>
        <w:t>①</w:t>
      </w:r>
      <w:r>
        <w:t>就医行为（是否就诊、就诊次数、就诊机构、未就诊原因）；</w:t>
      </w:r>
      <w:r>
        <w:rPr>
          <w:rFonts w:ascii="Cambria Math" w:hAnsi="Cambria Math" w:cs="Cambria Math"/>
        </w:rPr>
        <w:t>②</w:t>
      </w:r>
      <w:r>
        <w:t>药物使用（是否用药、药物类别、药物来源、用药频率、用药依从性、用药顾虑）；</w:t>
      </w:r>
      <w:r>
        <w:rPr>
          <w:rFonts w:ascii="Cambria Math" w:hAnsi="Cambria Math" w:cs="Cambria Math"/>
        </w:rPr>
        <w:t>③</w:t>
      </w:r>
      <w:r>
        <w:t>非药物疗法（是否使用、使用类型、使用频率、服务提供方、效果自评）；</w:t>
      </w:r>
    </w:p>
    <w:p w14:paraId="75A30297">
      <w:pPr>
        <w:pStyle w:val="52"/>
        <w:ind w:firstLine="482"/>
      </w:pPr>
      <w:r>
        <w:rPr>
          <w:b/>
          <w:bCs/>
        </w:rPr>
        <w:t>疼痛服务需求问卷</w:t>
      </w:r>
      <w:r>
        <w:t>：基于 Andersen 卫生服务利用模型与老年慢性疼痛服务需求相关研究编制，内容包括 4 个维度、20 个条目：</w:t>
      </w:r>
      <w:r>
        <w:rPr>
          <w:rFonts w:ascii="Cambria Math" w:hAnsi="Cambria Math" w:cs="Cambria Math"/>
        </w:rPr>
        <w:t>①</w:t>
      </w:r>
      <w:r>
        <w:t>医疗服务需求（6 个条目）；</w:t>
      </w:r>
      <w:r>
        <w:rPr>
          <w:rFonts w:ascii="Cambria Math" w:hAnsi="Cambria Math" w:cs="Cambria Math"/>
        </w:rPr>
        <w:t>②</w:t>
      </w:r>
      <w:r>
        <w:t>信息教育需求（5 个条目）；</w:t>
      </w:r>
      <w:r>
        <w:rPr>
          <w:rFonts w:ascii="Cambria Math" w:hAnsi="Cambria Math" w:cs="Cambria Math"/>
        </w:rPr>
        <w:t>③</w:t>
      </w:r>
      <w:r>
        <w:t>心理支持需求（4 个条目）；</w:t>
      </w:r>
      <w:r>
        <w:rPr>
          <w:rFonts w:ascii="Cambria Math" w:hAnsi="Cambria Math" w:cs="Cambria Math"/>
        </w:rPr>
        <w:t>④</w:t>
      </w:r>
      <w:r>
        <w:t>支付意愿（5 个条目）。</w:t>
      </w:r>
    </w:p>
    <w:p w14:paraId="09A75BD0">
      <w:pPr>
        <w:pStyle w:val="52"/>
        <w:ind w:firstLine="480"/>
      </w:pPr>
      <w:commentRangeStart w:id="13"/>
      <w:r>
        <w:t xml:space="preserve">两份自设问卷均经 5 </w:t>
      </w:r>
      <w:commentRangeEnd w:id="13"/>
      <w:r>
        <w:rPr>
          <w:rStyle w:val="31"/>
          <w:rFonts w:asciiTheme="minorHAnsi" w:hAnsiTheme="minorHAnsi" w:eastAsiaTheme="minorEastAsia" w:cstheme="minorBidi"/>
          <w:color w:val="auto"/>
          <w:kern w:val="2"/>
          <w14:ligatures w14:val="standardContextual"/>
        </w:rPr>
        <w:commentReference w:id="13"/>
      </w:r>
      <w:r>
        <w:t>名公共卫生与老年医学领域专家咨询，修改完善条目表述与结构；随后选取 30 名养老机构老年人开展预调查，检验问卷的可行性与信效度，根据预调查结果进一步优化，最终形成正式问卷。</w:t>
      </w:r>
    </w:p>
    <w:p w14:paraId="7479DEE6">
      <w:pPr>
        <w:pStyle w:val="52"/>
        <w:ind w:firstLine="480"/>
      </w:pPr>
      <w:bookmarkStart w:id="21" w:name="_Toc226451842"/>
      <w:r>
        <w:t>5.4 数据收集</w:t>
      </w:r>
      <w:bookmarkEnd w:id="21"/>
    </w:p>
    <w:p w14:paraId="0269216F">
      <w:pPr>
        <w:pStyle w:val="52"/>
        <w:ind w:firstLine="480"/>
      </w:pPr>
      <w:r>
        <w:t>采用</w:t>
      </w:r>
      <w:r>
        <w:rPr>
          <w:b/>
          <w:bCs/>
        </w:rPr>
        <w:t>面对面问卷调查</w:t>
      </w:r>
      <w:r>
        <w:t>的方式收集数据，确保问卷填写的完整性与准确性，具体数据收集流程如下：</w:t>
      </w:r>
    </w:p>
    <w:p w14:paraId="163446D0">
      <w:pPr>
        <w:pStyle w:val="52"/>
        <w:ind w:firstLine="482"/>
      </w:pPr>
      <w:r>
        <w:rPr>
          <w:b/>
          <w:bCs/>
        </w:rPr>
        <w:t>预调查</w:t>
      </w:r>
      <w:r>
        <w:t>：选取 30 名符合纳入排除标准的养老机构老年人开展预调查，检验</w:t>
      </w:r>
      <w:del w:id="60" w:author="webuser" w:date="2026-04-14T08:50:00Z">
        <w:commentRangeStart w:id="14"/>
        <w:r>
          <w:rPr/>
          <w:delText>问卷的信效度</w:delText>
        </w:r>
        <w:commentRangeEnd w:id="14"/>
      </w:del>
      <w:r>
        <w:rPr>
          <w:rStyle w:val="31"/>
          <w:rFonts w:asciiTheme="minorHAnsi" w:hAnsiTheme="minorHAnsi" w:eastAsiaTheme="minorEastAsia" w:cstheme="minorBidi"/>
          <w:color w:val="auto"/>
          <w:kern w:val="2"/>
          <w14:ligatures w14:val="standardContextual"/>
        </w:rPr>
        <w:commentReference w:id="14"/>
      </w:r>
      <w:r>
        <w:t>、可行性，修改存在歧义、难以理解的条目；</w:t>
      </w:r>
    </w:p>
    <w:p w14:paraId="6E8D68D6">
      <w:pPr>
        <w:pStyle w:val="52"/>
        <w:ind w:firstLine="482"/>
      </w:pPr>
      <w:commentRangeStart w:id="15"/>
      <w:r>
        <w:rPr>
          <w:b/>
          <w:bCs/>
        </w:rPr>
        <w:t>调查员培</w:t>
      </w:r>
      <w:commentRangeEnd w:id="15"/>
      <w:r>
        <w:rPr>
          <w:rStyle w:val="31"/>
          <w:rFonts w:asciiTheme="minorHAnsi" w:hAnsiTheme="minorHAnsi" w:eastAsiaTheme="minorEastAsia" w:cstheme="minorBidi"/>
          <w:color w:val="auto"/>
          <w:kern w:val="2"/>
          <w14:ligatures w14:val="standardContextual"/>
        </w:rPr>
        <w:commentReference w:id="15"/>
      </w:r>
      <w:r>
        <w:rPr>
          <w:b/>
          <w:bCs/>
        </w:rPr>
        <w:t>训</w:t>
      </w:r>
      <w:r>
        <w:t>：对调查员进行统一培训，内容包括研究目的、问卷内容、填写规范、调查技巧、伦理要求等，培训后进行考核，考核合格后方可参与现场调查；</w:t>
      </w:r>
    </w:p>
    <w:p w14:paraId="41FBD154">
      <w:pPr>
        <w:pStyle w:val="52"/>
        <w:ind w:firstLine="482"/>
      </w:pPr>
      <w:r>
        <w:rPr>
          <w:b/>
          <w:bCs/>
        </w:rPr>
        <w:t>现场调查</w:t>
      </w:r>
      <w:r>
        <w:t>：在各养老机构内设置固定调查点，由调查员一对一开展面对面问卷调查，对行动不便、无法前往调查点的老年人，</w:t>
      </w:r>
      <w:commentRangeStart w:id="16"/>
      <w:r>
        <w:t>进行入户调查</w:t>
      </w:r>
      <w:commentRangeEnd w:id="16"/>
      <w:r>
        <w:rPr>
          <w:rStyle w:val="31"/>
          <w:rFonts w:asciiTheme="minorHAnsi" w:hAnsiTheme="minorHAnsi" w:eastAsiaTheme="minorEastAsia" w:cstheme="minorBidi"/>
          <w:color w:val="auto"/>
          <w:kern w:val="2"/>
          <w14:ligatures w14:val="standardContextual"/>
        </w:rPr>
        <w:commentReference w:id="16"/>
      </w:r>
      <w:r>
        <w:t>；调查过程中，调查员对问卷条目进行统一解释，确保老年人理解题意后填写；</w:t>
      </w:r>
    </w:p>
    <w:p w14:paraId="749A5975">
      <w:pPr>
        <w:pStyle w:val="52"/>
        <w:ind w:firstLine="482"/>
      </w:pPr>
      <w:r>
        <w:rPr>
          <w:b/>
          <w:bCs/>
        </w:rPr>
        <w:t>问卷复核</w:t>
      </w:r>
      <w:r>
        <w:t>：调查完成后，调查员当场对问卷进行复核，检查条目填写的完整性、逻辑性，发现漏填、错填及时提醒老年人补充或修改。</w:t>
      </w:r>
    </w:p>
    <w:p w14:paraId="6066C474">
      <w:pPr>
        <w:pStyle w:val="52"/>
        <w:ind w:firstLine="480"/>
      </w:pPr>
      <w:bookmarkStart w:id="22" w:name="_Toc226451843"/>
      <w:r>
        <w:t>5.5 统计学方法</w:t>
      </w:r>
      <w:bookmarkEnd w:id="22"/>
    </w:p>
    <w:p w14:paraId="618B8602">
      <w:pPr>
        <w:pStyle w:val="52"/>
        <w:ind w:firstLine="480"/>
      </w:pPr>
      <w:r>
        <w:t>采用 EpiData 3.1 建立数据库，双人独立录入数据并进行逻辑检错，确保数据的准确性；采用 SPSS 26.0 统计软件进行数据分析，检验水准 α=0.05（双侧），具体统计方法如下：</w:t>
      </w:r>
    </w:p>
    <w:tbl>
      <w:tblPr>
        <w:tblStyle w:val="26"/>
        <w:tblW w:w="5000" w:type="pct"/>
        <w:tblInd w:w="0" w:type="dxa"/>
        <w:tblLayout w:type="autofit"/>
        <w:tblCellMar>
          <w:top w:w="15" w:type="dxa"/>
          <w:left w:w="15" w:type="dxa"/>
          <w:bottom w:w="15" w:type="dxa"/>
          <w:right w:w="15" w:type="dxa"/>
        </w:tblCellMar>
      </w:tblPr>
      <w:tblGrid>
        <w:gridCol w:w="1664"/>
        <w:gridCol w:w="6888"/>
      </w:tblGrid>
      <w:tr w14:paraId="06E79F1F">
        <w:trPr>
          <w:tblHeader/>
        </w:trPr>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40A0DBD5">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b/>
                <w:bCs/>
                <w:kern w:val="2"/>
              </w:rPr>
            </w:pPr>
            <w:commentRangeStart w:id="17"/>
            <w:r>
              <w:rPr>
                <w:rFonts w:hint="eastAsia" w:ascii="宋体" w:hAnsi="宋体" w:cs="宋体"/>
                <w:b/>
                <w:bCs/>
                <w:kern w:val="2"/>
              </w:rPr>
              <w:t>分析目的</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761E63CD">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b/>
                <w:bCs/>
                <w:kern w:val="2"/>
              </w:rPr>
            </w:pPr>
            <w:r>
              <w:rPr>
                <w:rFonts w:hint="eastAsia" w:ascii="宋体" w:hAnsi="宋体" w:cs="宋体"/>
                <w:b/>
                <w:bCs/>
                <w:kern w:val="2"/>
              </w:rPr>
              <w:t>统计方法</w:t>
            </w:r>
          </w:p>
        </w:tc>
      </w:tr>
      <w:tr w14:paraId="08A8952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7ED00E19">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kern w:val="2"/>
              </w:rPr>
            </w:pPr>
            <w:r>
              <w:rPr>
                <w:rFonts w:hint="eastAsia" w:ascii="宋体" w:hAnsi="宋体" w:cs="宋体"/>
                <w:kern w:val="2"/>
              </w:rPr>
              <w:t>描述性统计</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0EB9CADF">
            <w:pPr>
              <w:pStyle w:val="52"/>
              <w:keepNext w:val="0"/>
              <w:keepLines w:val="0"/>
              <w:widowControl/>
              <w:suppressLineNumbers w:val="0"/>
              <w:spacing w:before="0" w:beforeAutospacing="0" w:after="0" w:afterAutospacing="0"/>
              <w:ind w:left="0" w:right="0" w:firstLine="0" w:firstLineChars="0"/>
              <w:rPr>
                <w:rFonts w:hint="eastAsia" w:ascii="宋体" w:hAnsi="宋体" w:cs="宋体"/>
                <w:kern w:val="2"/>
              </w:rPr>
            </w:pPr>
            <w:r>
              <w:rPr>
                <w:rFonts w:hint="eastAsia" w:ascii="宋体" w:hAnsi="宋体" w:cs="宋体"/>
                <w:kern w:val="2"/>
              </w:rPr>
              <w:t>计量资料采用均数 ± 标准差（正态分布）或中位数与四分位数间距（偏态分布）描述；计数资料采用频数、构成比描述</w:t>
            </w:r>
          </w:p>
        </w:tc>
      </w:tr>
      <w:tr w14:paraId="7726DE01">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466F6963">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kern w:val="2"/>
              </w:rPr>
            </w:pPr>
            <w:r>
              <w:rPr>
                <w:rFonts w:hint="eastAsia" w:ascii="宋体" w:hAnsi="宋体" w:cs="宋体"/>
                <w:kern w:val="2"/>
              </w:rPr>
              <w:t>患病率差异比较</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3B2AE1D8">
            <w:pPr>
              <w:pStyle w:val="52"/>
              <w:keepNext w:val="0"/>
              <w:keepLines w:val="0"/>
              <w:widowControl/>
              <w:suppressLineNumbers w:val="0"/>
              <w:spacing w:before="0" w:beforeAutospacing="0" w:after="0" w:afterAutospacing="0"/>
              <w:ind w:left="0" w:right="0" w:firstLine="0" w:firstLineChars="0"/>
              <w:rPr>
                <w:rFonts w:hint="eastAsia" w:ascii="宋体" w:hAnsi="宋体" w:cs="宋体"/>
                <w:kern w:val="2"/>
              </w:rPr>
            </w:pPr>
            <w:r>
              <w:rPr>
                <w:rFonts w:hint="eastAsia" w:ascii="宋体" w:hAnsi="宋体" w:cs="宋体"/>
                <w:kern w:val="2"/>
              </w:rPr>
              <w:t>不同人群的慢性疼痛患病率比较采用卡方检验，分层分析采用分层卡方检验</w:t>
            </w:r>
          </w:p>
        </w:tc>
      </w:tr>
      <w:tr w14:paraId="7C002EF3">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291FB198">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kern w:val="2"/>
              </w:rPr>
            </w:pPr>
            <w:r>
              <w:rPr>
                <w:rFonts w:hint="eastAsia" w:ascii="宋体" w:hAnsi="宋体" w:cs="宋体"/>
                <w:kern w:val="2"/>
              </w:rPr>
              <w:t>疼痛强度影响因素分析</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3FECD6FB">
            <w:pPr>
              <w:pStyle w:val="52"/>
              <w:keepNext w:val="0"/>
              <w:keepLines w:val="0"/>
              <w:widowControl/>
              <w:suppressLineNumbers w:val="0"/>
              <w:spacing w:before="0" w:beforeAutospacing="0" w:after="0" w:afterAutospacing="0"/>
              <w:ind w:left="0" w:right="0" w:firstLine="0" w:firstLineChars="0"/>
              <w:rPr>
                <w:rFonts w:hint="eastAsia" w:ascii="宋体" w:hAnsi="宋体" w:cs="宋体"/>
                <w:kern w:val="2"/>
              </w:rPr>
            </w:pPr>
            <w:r>
              <w:rPr>
                <w:rFonts w:hint="eastAsia" w:ascii="宋体" w:hAnsi="宋体" w:cs="宋体"/>
                <w:kern w:val="2"/>
              </w:rPr>
              <w:t>单因素分析采用 t 检验、方差分析；多因素分析采用多元线性回归</w:t>
            </w:r>
          </w:p>
        </w:tc>
      </w:tr>
      <w:tr w14:paraId="5C6A742A">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2E162354">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kern w:val="2"/>
              </w:rPr>
            </w:pPr>
            <w:r>
              <w:rPr>
                <w:rFonts w:hint="eastAsia" w:ascii="宋体" w:hAnsi="宋体" w:cs="宋体"/>
                <w:kern w:val="2"/>
              </w:rPr>
              <w:t>就医行为影响因素分析</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22561B85">
            <w:pPr>
              <w:pStyle w:val="52"/>
              <w:keepNext w:val="0"/>
              <w:keepLines w:val="0"/>
              <w:widowControl/>
              <w:suppressLineNumbers w:val="0"/>
              <w:spacing w:before="0" w:beforeAutospacing="0" w:after="0" w:afterAutospacing="0"/>
              <w:ind w:left="0" w:right="0" w:firstLine="0" w:firstLineChars="0"/>
              <w:rPr>
                <w:rFonts w:hint="eastAsia" w:ascii="宋体" w:hAnsi="宋体" w:cs="宋体"/>
                <w:kern w:val="2"/>
              </w:rPr>
            </w:pPr>
            <w:r>
              <w:rPr>
                <w:rFonts w:hint="eastAsia" w:ascii="宋体" w:hAnsi="宋体" w:cs="宋体"/>
                <w:kern w:val="2"/>
              </w:rPr>
              <w:t>以 “是否因疼痛就诊” 为因变量，采用二元 Logistic 回归进行单因素与多因素分析</w:t>
            </w:r>
          </w:p>
        </w:tc>
      </w:tr>
      <w:tr w14:paraId="5C1B20B0">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7AF74798">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kern w:val="2"/>
              </w:rPr>
            </w:pPr>
            <w:r>
              <w:rPr>
                <w:rFonts w:hint="eastAsia" w:ascii="宋体" w:hAnsi="宋体" w:cs="宋体"/>
                <w:kern w:val="2"/>
              </w:rPr>
              <w:t>需求未满足影响因素分析</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7B829856">
            <w:pPr>
              <w:pStyle w:val="52"/>
              <w:keepNext w:val="0"/>
              <w:keepLines w:val="0"/>
              <w:widowControl/>
              <w:suppressLineNumbers w:val="0"/>
              <w:spacing w:before="0" w:beforeAutospacing="0" w:after="0" w:afterAutospacing="0"/>
              <w:ind w:left="0" w:right="0" w:firstLine="0" w:firstLineChars="0"/>
              <w:rPr>
                <w:rFonts w:hint="eastAsia" w:ascii="宋体" w:hAnsi="宋体" w:cs="宋体"/>
                <w:kern w:val="2"/>
              </w:rPr>
            </w:pPr>
            <w:r>
              <w:rPr>
                <w:rFonts w:hint="eastAsia" w:ascii="宋体" w:hAnsi="宋体" w:cs="宋体"/>
                <w:kern w:val="2"/>
              </w:rPr>
              <w:t>以 “是否存在未满足的服务需求” 为因变量，采用二元 Logistic 回归进行分析</w:t>
            </w:r>
          </w:p>
        </w:tc>
      </w:tr>
      <w:tr w14:paraId="1C402CEA">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17C1ED1C">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kern w:val="2"/>
              </w:rPr>
            </w:pPr>
            <w:r>
              <w:rPr>
                <w:rFonts w:hint="eastAsia" w:ascii="宋体" w:hAnsi="宋体" w:cs="宋体"/>
                <w:kern w:val="2"/>
              </w:rPr>
              <w:t>管理缺口识别</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05B2179A">
            <w:pPr>
              <w:pStyle w:val="52"/>
              <w:keepNext w:val="0"/>
              <w:keepLines w:val="0"/>
              <w:widowControl/>
              <w:suppressLineNumbers w:val="0"/>
              <w:spacing w:before="0" w:beforeAutospacing="0" w:after="0" w:afterAutospacing="0"/>
              <w:ind w:left="0" w:right="0" w:firstLine="0" w:firstLineChars="0"/>
              <w:rPr>
                <w:rFonts w:hint="eastAsia" w:ascii="宋体" w:hAnsi="宋体" w:cs="宋体"/>
                <w:kern w:val="2"/>
              </w:rPr>
            </w:pPr>
            <w:r>
              <w:rPr>
                <w:rFonts w:hint="eastAsia" w:ascii="宋体" w:hAnsi="宋体" w:cs="宋体"/>
                <w:kern w:val="2"/>
              </w:rPr>
              <w:t>采用描述性对比方法，将养老机构疼痛管理现状与《老年慢性疼痛诊疗指南（2024 版）》[22] 进行对比，明确差距</w:t>
            </w:r>
            <w:commentRangeEnd w:id="17"/>
            <w:r>
              <w:rPr>
                <w:rStyle w:val="31"/>
                <w:rFonts w:hint="eastAsia" w:asciiTheme="minorHAnsi" w:hAnsiTheme="minorHAnsi" w:eastAsiaTheme="minorEastAsia" w:cstheme="minorBidi"/>
                <w:color w:val="auto"/>
                <w:kern w:val="2"/>
                <w14:ligatures w14:val="standardContextual"/>
              </w:rPr>
              <w:commentReference w:id="17"/>
            </w:r>
          </w:p>
        </w:tc>
      </w:tr>
    </w:tbl>
    <w:p w14:paraId="6507C8CC">
      <w:pPr>
        <w:pStyle w:val="52"/>
        <w:ind w:firstLine="480"/>
      </w:pPr>
      <w:bookmarkStart w:id="23" w:name="_Toc226451844"/>
      <w:r>
        <w:t>5.6 质量控制</w:t>
      </w:r>
      <w:bookmarkEnd w:id="23"/>
    </w:p>
    <w:p w14:paraId="76AF385C">
      <w:pPr>
        <w:pStyle w:val="52"/>
        <w:ind w:firstLine="480"/>
      </w:pPr>
      <w:r>
        <w:t>为确保研究质量，本研究在</w:t>
      </w:r>
      <w:r>
        <w:rPr>
          <w:b/>
          <w:bCs/>
        </w:rPr>
        <w:t>研究设计、现场实施、数据录入与分析</w:t>
      </w:r>
      <w:r>
        <w:t>全流程采取严格的质量控制措施：</w:t>
      </w:r>
    </w:p>
    <w:p w14:paraId="3B122419">
      <w:pPr>
        <w:pStyle w:val="52"/>
        <w:ind w:firstLine="482"/>
      </w:pPr>
      <w:r>
        <w:rPr>
          <w:b/>
          <w:bCs/>
        </w:rPr>
        <w:t>设计阶段</w:t>
      </w:r>
      <w:r>
        <w:t>：采用成熟的调查工具，自设问卷经专家咨询与预调查优化；严格按照抽样方法选取研究对象，确保代表性；制定标准化的调查手册与操作规范；</w:t>
      </w:r>
    </w:p>
    <w:p w14:paraId="41FFA487">
      <w:pPr>
        <w:pStyle w:val="52"/>
        <w:ind w:firstLine="482"/>
      </w:pPr>
      <w:r>
        <w:rPr>
          <w:b/>
          <w:bCs/>
        </w:rPr>
        <w:t>实施阶段</w:t>
      </w:r>
      <w:r>
        <w:t>：对调查员进行统一培训与考核，持证上岗；现场调查采用面对面方式，确保问卷理解的准确性；当场复核问卷，及时纠正漏填、错填；对 10% 的调查对象进行电话复核，检验调查结果的一致性；</w:t>
      </w:r>
    </w:p>
    <w:p w14:paraId="0757B9E5">
      <w:pPr>
        <w:pStyle w:val="52"/>
        <w:ind w:firstLine="482"/>
      </w:pPr>
      <w:r>
        <w:rPr>
          <w:b/>
          <w:bCs/>
        </w:rPr>
        <w:t>录入阶段</w:t>
      </w:r>
      <w:r>
        <w:t>：采用双人独立录入数据，建立数据录入与检错规范；对录入的数据进行逻辑检错，剔除异常值；对缺失值进行合理处理（均值填充、多重插补）；</w:t>
      </w:r>
    </w:p>
    <w:p w14:paraId="4B833A6B">
      <w:pPr>
        <w:pStyle w:val="52"/>
        <w:ind w:firstLine="482"/>
      </w:pPr>
      <w:r>
        <w:rPr>
          <w:b/>
          <w:bCs/>
        </w:rPr>
        <w:t>分析阶段</w:t>
      </w:r>
      <w:r>
        <w:t>：根据数据类型选择合适的统计方法；采用分层分析、多因素分析控制混杂因素；对统计结果进行合理性检验，确保分析结果的科学性。</w:t>
      </w:r>
    </w:p>
    <w:p w14:paraId="0464E581">
      <w:pPr>
        <w:pStyle w:val="52"/>
        <w:ind w:firstLine="480"/>
      </w:pPr>
      <w:bookmarkStart w:id="24" w:name="_Toc226451845"/>
      <w:r>
        <w:t>5.7 伦理考虑</w:t>
      </w:r>
      <w:bookmarkEnd w:id="24"/>
    </w:p>
    <w:p w14:paraId="2DC5360B">
      <w:pPr>
        <w:pStyle w:val="52"/>
        <w:ind w:firstLine="480"/>
      </w:pPr>
      <w:r>
        <w:t>本研究严格遵循《赫尔辛基宣言》的伦理原则，所有研究流程均经首都医科大学伦理委员会审批通过后实施，具体伦理措施如下：</w:t>
      </w:r>
    </w:p>
    <w:p w14:paraId="01B715F9">
      <w:pPr>
        <w:pStyle w:val="52"/>
        <w:ind w:firstLine="482"/>
      </w:pPr>
      <w:r>
        <w:rPr>
          <w:b/>
          <w:bCs/>
        </w:rPr>
        <w:t>知情同意</w:t>
      </w:r>
      <w:r>
        <w:t>：调查前向研究对象充分告知研究目的、调查内容、研究意义、数据用途及保密措施，研究对象自愿参与，签署知情同意书；对不识字的研究对象，由调查员口头解释后，由家属代签知情同意书；</w:t>
      </w:r>
    </w:p>
    <w:p w14:paraId="67D299FE">
      <w:pPr>
        <w:pStyle w:val="52"/>
        <w:ind w:firstLine="482"/>
      </w:pPr>
      <w:r>
        <w:rPr>
          <w:b/>
          <w:bCs/>
        </w:rPr>
        <w:t>匿名化处理</w:t>
      </w:r>
      <w:r>
        <w:t>：调查数据采用编号进行标识，不记录研究对象的姓名、身份证号等个人身份信息，确保研究对象的隐私；</w:t>
      </w:r>
    </w:p>
    <w:p w14:paraId="156A8962">
      <w:pPr>
        <w:pStyle w:val="52"/>
        <w:ind w:firstLine="482"/>
      </w:pPr>
      <w:r>
        <w:rPr>
          <w:b/>
          <w:bCs/>
        </w:rPr>
        <w:t>自愿退出</w:t>
      </w:r>
      <w:r>
        <w:t>：研究对象在调查过程中可随时自愿退出研究，无需说明原因，且不会影响其在养老机构的正常服务；</w:t>
      </w:r>
    </w:p>
    <w:p w14:paraId="3325327E">
      <w:pPr>
        <w:pStyle w:val="52"/>
        <w:ind w:firstLine="482"/>
      </w:pPr>
      <w:r>
        <w:rPr>
          <w:b/>
          <w:bCs/>
        </w:rPr>
        <w:t>数据保密</w:t>
      </w:r>
      <w:r>
        <w:t>：研究数据仅用于本研究的统计分析与论文撰写，严禁泄露给第三方；数据库设置密码保护，仅研究团队核心成员可访问；研究结束后，数据将长期妥善保存。</w:t>
      </w:r>
    </w:p>
    <w:p w14:paraId="350EE6F6">
      <w:pPr>
        <w:pStyle w:val="52"/>
        <w:ind w:firstLine="480"/>
      </w:pPr>
      <w:bookmarkStart w:id="25" w:name="_Toc226451846"/>
      <w:commentRangeStart w:id="18"/>
      <w:r>
        <w:t>六、技术路线</w:t>
      </w:r>
      <w:commentRangeEnd w:id="18"/>
      <w:bookmarkEnd w:id="25"/>
      <w:r>
        <w:rPr>
          <w:rStyle w:val="31"/>
          <w:rFonts w:asciiTheme="minorHAnsi" w:hAnsiTheme="minorHAnsi" w:eastAsiaTheme="minorEastAsia" w:cstheme="minorBidi"/>
          <w:color w:val="auto"/>
          <w:kern w:val="2"/>
          <w14:ligatures w14:val="standardContextual"/>
        </w:rPr>
        <w:commentReference w:id="18"/>
      </w:r>
    </w:p>
    <w:p w14:paraId="17BF4762">
      <w:pPr>
        <w:pStyle w:val="52"/>
        <w:ind w:firstLine="480"/>
      </w:pPr>
      <w:r>
        <w:t>本研究的技术路线分为八个核心阶段，各阶段环环相扣，确保研究的系统性、规范性与科学性，具体路线如下：</w:t>
      </w:r>
    </w:p>
    <w:p w14:paraId="2022302D">
      <w:pPr>
        <w:pStyle w:val="52"/>
        <w:ind w:firstLine="482"/>
      </w:pPr>
      <w:r>
        <w:rPr>
          <w:b/>
          <w:bCs/>
        </w:rPr>
        <w:t>第一阶段：文献回顾与理论构建（第 1-2 月）</w:t>
      </w:r>
    </w:p>
    <w:p w14:paraId="5A9F0351">
      <w:pPr>
        <w:pStyle w:val="52"/>
        <w:ind w:firstLine="480"/>
      </w:pPr>
      <w:r>
        <w:t>系统梳理国内外老年慢性疼痛的流行病学、管理现状、服务需求相关研究；</w:t>
      </w:r>
    </w:p>
    <w:p w14:paraId="214F1385">
      <w:pPr>
        <w:pStyle w:val="52"/>
        <w:ind w:firstLine="480"/>
      </w:pPr>
      <w:r>
        <w:t>引入 Andersen 卫生服务利用模型，结合研究主题构建分析框架；</w:t>
      </w:r>
    </w:p>
    <w:p w14:paraId="71AC87AA">
      <w:pPr>
        <w:pStyle w:val="52"/>
        <w:ind w:firstLine="480"/>
      </w:pPr>
      <w:r>
        <w:t>筛选研究核心变量，明确研究重点与思路。</w:t>
      </w:r>
    </w:p>
    <w:p w14:paraId="02DD875D">
      <w:pPr>
        <w:pStyle w:val="52"/>
        <w:ind w:firstLine="482"/>
      </w:pPr>
      <w:r>
        <w:rPr>
          <w:b/>
          <w:bCs/>
        </w:rPr>
        <w:t>第二阶段：研究工具开发与优化（第 3-4 月）</w:t>
      </w:r>
    </w:p>
    <w:p w14:paraId="079E9EFB">
      <w:pPr>
        <w:pStyle w:val="52"/>
        <w:ind w:firstLine="480"/>
      </w:pPr>
      <w:r>
        <w:t>编制自设问卷（疼痛管理现状问卷、疼痛服务需求问卷）；</w:t>
      </w:r>
    </w:p>
    <w:p w14:paraId="6B45AC65">
      <w:pPr>
        <w:pStyle w:val="52"/>
        <w:ind w:firstLine="480"/>
      </w:pPr>
      <w:r>
        <w:t>开展专家咨询，修改完善问卷；</w:t>
      </w:r>
    </w:p>
    <w:p w14:paraId="6AF38BC6">
      <w:pPr>
        <w:pStyle w:val="52"/>
        <w:ind w:firstLine="480"/>
      </w:pPr>
      <w:r>
        <w:t>进行预调查，检验问卷的信效度与可行性，形成正式问卷；</w:t>
      </w:r>
    </w:p>
    <w:p w14:paraId="1C462DD5">
      <w:pPr>
        <w:pStyle w:val="52"/>
        <w:ind w:firstLine="480"/>
      </w:pPr>
      <w:r>
        <w:t>制定标准化调查手册与操作规范。</w:t>
      </w:r>
    </w:p>
    <w:p w14:paraId="4B590471">
      <w:pPr>
        <w:pStyle w:val="52"/>
        <w:ind w:firstLine="482"/>
      </w:pPr>
      <w:r>
        <w:rPr>
          <w:b/>
          <w:bCs/>
        </w:rPr>
        <w:t>第三阶段：多阶段分层抽样（第 4 月末）</w:t>
      </w:r>
    </w:p>
    <w:p w14:paraId="310C4881">
      <w:pPr>
        <w:pStyle w:val="52"/>
        <w:ind w:firstLine="480"/>
      </w:pPr>
      <w:r>
        <w:t>确定 3 家入选养老机构（和熹会、凤凰卫生护理院、</w:t>
      </w:r>
      <w:r>
        <w:rPr>
          <w:rFonts w:hint="eastAsia"/>
        </w:rPr>
        <w:t>北京远洋椿萱茂</w:t>
      </w:r>
      <w:r>
        <w:t>）；</w:t>
      </w:r>
    </w:p>
    <w:p w14:paraId="3F465474">
      <w:pPr>
        <w:pStyle w:val="52"/>
        <w:ind w:firstLine="480"/>
      </w:pPr>
      <w:r>
        <w:t xml:space="preserve">在每家机构内按年龄组分层随机抽取研究对象，确定 </w:t>
      </w:r>
      <w:r>
        <w:rPr>
          <w:rFonts w:hint="eastAsia"/>
        </w:rPr>
        <w:t>393</w:t>
      </w:r>
      <w:r>
        <w:t xml:space="preserve"> 名调查对象名单。</w:t>
      </w:r>
    </w:p>
    <w:p w14:paraId="0822CCF2">
      <w:pPr>
        <w:pStyle w:val="52"/>
        <w:ind w:firstLine="482"/>
      </w:pPr>
      <w:r>
        <w:rPr>
          <w:b/>
          <w:bCs/>
        </w:rPr>
        <w:t>第四阶段：面对面问卷调查（第 5-8 月）</w:t>
      </w:r>
    </w:p>
    <w:p w14:paraId="3A1D1B7C">
      <w:pPr>
        <w:pStyle w:val="52"/>
        <w:ind w:firstLine="480"/>
      </w:pPr>
      <w:r>
        <w:t>对调查员进行统一培训与考核；</w:t>
      </w:r>
    </w:p>
    <w:p w14:paraId="09B42709">
      <w:pPr>
        <w:pStyle w:val="52"/>
        <w:ind w:firstLine="480"/>
      </w:pPr>
      <w:r>
        <w:t>开展现场面对面问卷调查，对行动不便者入户调查；</w:t>
      </w:r>
    </w:p>
    <w:p w14:paraId="5F4A4694">
      <w:pPr>
        <w:pStyle w:val="52"/>
        <w:ind w:firstLine="480"/>
      </w:pPr>
      <w:r>
        <w:t>当场复核问卷，确保填写质量；</w:t>
      </w:r>
    </w:p>
    <w:p w14:paraId="3F829274">
      <w:pPr>
        <w:pStyle w:val="52"/>
        <w:ind w:firstLine="480"/>
      </w:pPr>
      <w:r>
        <w:t xml:space="preserve">完成 </w:t>
      </w:r>
      <w:r>
        <w:rPr>
          <w:rFonts w:hint="eastAsia"/>
        </w:rPr>
        <w:t>393</w:t>
      </w:r>
      <w:r>
        <w:t xml:space="preserve"> 名研究对象的问卷收集。</w:t>
      </w:r>
    </w:p>
    <w:p w14:paraId="0F393B31">
      <w:pPr>
        <w:pStyle w:val="52"/>
        <w:ind w:firstLine="482"/>
      </w:pPr>
      <w:r>
        <w:rPr>
          <w:b/>
          <w:bCs/>
        </w:rPr>
        <w:t>第五阶段：数据录入与清洗（第 8 月末 - 9 月初）</w:t>
      </w:r>
    </w:p>
    <w:p w14:paraId="21A0927B">
      <w:pPr>
        <w:pStyle w:val="52"/>
        <w:ind w:firstLine="480"/>
      </w:pPr>
      <w:r>
        <w:t>采用 EpiData 3.1 建立数据库；</w:t>
      </w:r>
    </w:p>
    <w:p w14:paraId="28203DB2">
      <w:pPr>
        <w:pStyle w:val="52"/>
        <w:ind w:firstLine="480"/>
      </w:pPr>
      <w:r>
        <w:t>双人独立录入数据，进行逻辑检错；</w:t>
      </w:r>
    </w:p>
    <w:p w14:paraId="77EB944D">
      <w:pPr>
        <w:pStyle w:val="52"/>
        <w:ind w:firstLine="480"/>
      </w:pPr>
      <w:r>
        <w:t>处理缺失值与异常值，形成最终分析数据库。</w:t>
      </w:r>
    </w:p>
    <w:p w14:paraId="23A5487C">
      <w:pPr>
        <w:pStyle w:val="52"/>
        <w:ind w:firstLine="482"/>
      </w:pPr>
      <w:r>
        <w:rPr>
          <w:b/>
          <w:bCs/>
        </w:rPr>
        <w:t>第六阶段：统计分析（第 9-10 月）</w:t>
      </w:r>
    </w:p>
    <w:p w14:paraId="16DA6FED">
      <w:pPr>
        <w:pStyle w:val="52"/>
        <w:ind w:firstLine="480"/>
      </w:pPr>
      <w:r>
        <w:t>采用 SPSS 26.0 进行统计分析，完成描述性统计、单因素分析、多因素分析；</w:t>
      </w:r>
    </w:p>
    <w:p w14:paraId="55049763">
      <w:pPr>
        <w:pStyle w:val="52"/>
        <w:ind w:firstLine="480"/>
      </w:pPr>
      <w:r>
        <w:t>识别养老机构老年慢性疼痛的流行特征、管理核心缺口、关键服务需求；</w:t>
      </w:r>
    </w:p>
    <w:p w14:paraId="2C3084F6">
      <w:pPr>
        <w:pStyle w:val="52"/>
        <w:ind w:firstLine="480"/>
      </w:pPr>
      <w:r>
        <w:t>验证研究假设，分析各因素对疼痛管理行为与需求未满足的影响。</w:t>
      </w:r>
    </w:p>
    <w:p w14:paraId="5C699C98">
      <w:pPr>
        <w:pStyle w:val="52"/>
        <w:ind w:firstLine="482"/>
      </w:pPr>
      <w:r>
        <w:rPr>
          <w:b/>
          <w:bCs/>
        </w:rPr>
        <w:t>第七阶段：结果解读与政策建议（第 10 月末）</w:t>
      </w:r>
    </w:p>
    <w:p w14:paraId="5AA95B25">
      <w:pPr>
        <w:pStyle w:val="52"/>
        <w:ind w:firstLine="480"/>
      </w:pPr>
      <w:r>
        <w:t>系统解读统计分析结果，总结研究核心发现；</w:t>
      </w:r>
    </w:p>
    <w:p w14:paraId="2E1A71CF">
      <w:pPr>
        <w:pStyle w:val="52"/>
        <w:ind w:firstLine="480"/>
      </w:pPr>
      <w:r>
        <w:t>结合 Andersen 卫生服务利用模型，提出针对性的养老机构老年慢性疼痛管理政策建议；</w:t>
      </w:r>
    </w:p>
    <w:p w14:paraId="478CE419">
      <w:pPr>
        <w:pStyle w:val="52"/>
        <w:ind w:firstLine="480"/>
      </w:pPr>
      <w:r>
        <w:t>形成研究结果报告。</w:t>
      </w:r>
    </w:p>
    <w:p w14:paraId="03175B04">
      <w:pPr>
        <w:pStyle w:val="52"/>
        <w:ind w:firstLine="482"/>
      </w:pPr>
      <w:r>
        <w:rPr>
          <w:b/>
          <w:bCs/>
        </w:rPr>
        <w:t>第八阶段：论文撰写与答辩（第 11-12 月）</w:t>
      </w:r>
    </w:p>
    <w:p w14:paraId="320B6A51">
      <w:pPr>
        <w:pStyle w:val="52"/>
        <w:ind w:firstLine="480"/>
      </w:pPr>
      <w:r>
        <w:t>撰写硕士学位论文初稿；</w:t>
      </w:r>
    </w:p>
    <w:p w14:paraId="7AFA724D">
      <w:pPr>
        <w:pStyle w:val="52"/>
        <w:ind w:firstLine="480"/>
      </w:pPr>
      <w:r>
        <w:t>根据导师与评审专家意见修改完善论文；</w:t>
      </w:r>
    </w:p>
    <w:p w14:paraId="74FFF2C0">
      <w:pPr>
        <w:pStyle w:val="52"/>
        <w:ind w:firstLine="480"/>
      </w:pPr>
      <w:r>
        <w:t>完成论文定稿，准备并参加开题 / 学位答辩。</w:t>
      </w:r>
    </w:p>
    <w:p w14:paraId="1A10967B">
      <w:pPr>
        <w:pStyle w:val="52"/>
        <w:ind w:firstLine="480"/>
      </w:pPr>
      <w:bookmarkStart w:id="26" w:name="_Toc226451847"/>
      <w:r>
        <w:t>七、预期结果与创新点</w:t>
      </w:r>
      <w:bookmarkEnd w:id="26"/>
    </w:p>
    <w:p w14:paraId="0969A15D">
      <w:pPr>
        <w:pStyle w:val="52"/>
        <w:ind w:firstLine="480"/>
      </w:pPr>
      <w:bookmarkStart w:id="27" w:name="_Toc226451848"/>
      <w:r>
        <w:t xml:space="preserve">7.1 </w:t>
      </w:r>
      <w:commentRangeStart w:id="19"/>
      <w:r>
        <w:t>预期结果</w:t>
      </w:r>
      <w:commentRangeEnd w:id="19"/>
      <w:r>
        <w:rPr>
          <w:rStyle w:val="31"/>
          <w:rFonts w:asciiTheme="minorHAnsi" w:hAnsiTheme="minorHAnsi" w:eastAsiaTheme="minorEastAsia" w:cstheme="minorBidi"/>
          <w:color w:val="auto"/>
          <w:kern w:val="2"/>
          <w14:ligatures w14:val="standardContextual"/>
        </w:rPr>
        <w:commentReference w:id="19"/>
      </w:r>
      <w:bookmarkEnd w:id="27"/>
    </w:p>
    <w:p w14:paraId="34601480">
      <w:pPr>
        <w:pStyle w:val="52"/>
        <w:ind w:firstLine="480"/>
      </w:pPr>
      <w:r>
        <w:t>7.1.1 患病率</w:t>
      </w:r>
    </w:p>
    <w:p w14:paraId="64FF3050">
      <w:pPr>
        <w:pStyle w:val="52"/>
        <w:ind w:firstLine="480"/>
      </w:pPr>
      <w:r>
        <w:t>北京市养老机构老年人慢性疼痛总体患病率预计在 55%-65% 之间，显著高于部分社区人群患病率；</w:t>
      </w:r>
    </w:p>
    <w:p w14:paraId="2CED67A6">
      <w:pPr>
        <w:pStyle w:val="52"/>
        <w:ind w:firstLine="480"/>
      </w:pPr>
      <w:r>
        <w:t>不同人群患病率存在显著差异：女性患病率高于男性，≥80 岁高龄老人患病率高于低龄老人，共病≥3 种者患病率显著高于无共病者；</w:t>
      </w:r>
    </w:p>
    <w:p w14:paraId="2AAE0513">
      <w:pPr>
        <w:pStyle w:val="52"/>
        <w:ind w:firstLine="480"/>
      </w:pPr>
      <w:r>
        <w:t>疼痛部位以膝部、腰部为主，分别占 30% 以上，多部位疼痛者占比约 40%；</w:t>
      </w:r>
    </w:p>
    <w:p w14:paraId="71058576">
      <w:pPr>
        <w:pStyle w:val="52"/>
        <w:ind w:firstLine="480"/>
      </w:pPr>
      <w:r>
        <w:t>疼痛强度以轻中度为主（NRS 评分 3-6 分），但约 20% 的患者为中重度疼痛（NRS 评分≥7 分）；</w:t>
      </w:r>
    </w:p>
    <w:p w14:paraId="7BDDFEB8">
      <w:pPr>
        <w:pStyle w:val="52"/>
        <w:ind w:firstLine="480"/>
      </w:pPr>
      <w:r>
        <w:t>神经病理性疼痛占比约 15%-20%，混合性疼痛占比约 25%-30%；</w:t>
      </w:r>
    </w:p>
    <w:p w14:paraId="0E81C69E">
      <w:pPr>
        <w:pStyle w:val="52"/>
        <w:ind w:firstLine="480"/>
      </w:pPr>
      <w:r>
        <w:t>慢性疼痛患者的 PHQ-9、GAD-7 评分显著高于无疼痛者，疼痛强度与抑郁、焦虑评分呈正相关。</w:t>
      </w:r>
    </w:p>
    <w:p w14:paraId="23AD52EC">
      <w:pPr>
        <w:pStyle w:val="52"/>
        <w:ind w:firstLine="480"/>
      </w:pPr>
      <w:r>
        <w:t>7.1.2 管理现状</w:t>
      </w:r>
    </w:p>
    <w:p w14:paraId="4B52F210">
      <w:pPr>
        <w:pStyle w:val="52"/>
        <w:ind w:firstLine="480"/>
      </w:pPr>
      <w:r>
        <w:t>疼痛管理存在 “三低” 特征：专业疼痛评估率低于 30%，疼痛专科就诊率低于 5%，规范治疗率低于 40%；</w:t>
      </w:r>
    </w:p>
    <w:p w14:paraId="481D30D8">
      <w:pPr>
        <w:pStyle w:val="52"/>
        <w:ind w:firstLine="480"/>
      </w:pPr>
      <w:r>
        <w:t>过去 1 年因疼痛就诊率约 60%，未就诊的主要原因包括 “认为疼痛是正常衰老”“不知道去哪里就诊”“担心费用”；</w:t>
      </w:r>
    </w:p>
    <w:p w14:paraId="22E7B0ED">
      <w:pPr>
        <w:pStyle w:val="52"/>
        <w:ind w:firstLine="480"/>
      </w:pPr>
      <w:r>
        <w:t>药物使用方面：非甾体抗炎药使用率＞50%，存在明显的滥用现象；阿片类药物使用率低于 5%，中重度疼痛患者的药物治疗不足；用药依从性低于 40%，主要顾虑为 “药物副作用”“忘记服药”；</w:t>
      </w:r>
    </w:p>
    <w:p w14:paraId="2D7B4180">
      <w:pPr>
        <w:pStyle w:val="52"/>
        <w:ind w:firstLine="480"/>
      </w:pPr>
      <w:r>
        <w:t>非药物疗法方面：实际使用率低于 30%，以老年人自行热敷、按摩为主，专业针灸、康复理疗、心理干预的使用率不足 10%；</w:t>
      </w:r>
    </w:p>
    <w:p w14:paraId="6C8C9753">
      <w:pPr>
        <w:pStyle w:val="52"/>
        <w:ind w:firstLine="480"/>
      </w:pPr>
      <w:r>
        <w:t>养老机构内设医疗机构为主要的疼痛服务提供方，但机构内缺乏专业的疼痛评估工具与疼痛管理专业人员。</w:t>
      </w:r>
    </w:p>
    <w:p w14:paraId="68964476">
      <w:pPr>
        <w:pStyle w:val="52"/>
        <w:ind w:firstLine="480"/>
      </w:pPr>
      <w:r>
        <w:t>7.1.3 服务需求</w:t>
      </w:r>
    </w:p>
    <w:p w14:paraId="67CD3FB4">
      <w:pPr>
        <w:pStyle w:val="52"/>
        <w:ind w:firstLine="480"/>
      </w:pPr>
      <w:r>
        <w:t>北京市养老机构老年慢性疼痛患者的服务需求未满足率超过 50%，整体需求满足程度较低；</w:t>
      </w:r>
    </w:p>
    <w:p w14:paraId="4811B841">
      <w:pPr>
        <w:pStyle w:val="52"/>
        <w:ind w:firstLine="480"/>
      </w:pPr>
      <w:r>
        <w:t>最主要的未满足需求为：疼痛专科服务、慢性疼痛自我管理教育、上门康复理疗服务，需求占比均超过 60%；</w:t>
      </w:r>
    </w:p>
    <w:p w14:paraId="6AD6639D">
      <w:pPr>
        <w:pStyle w:val="52"/>
        <w:ind w:firstLine="480"/>
      </w:pPr>
      <w:r>
        <w:t>不同人群的需求未满足率存在差异：高龄、低收入、无医保、中重度疼痛患者的需求未满足率显著更高；</w:t>
      </w:r>
    </w:p>
    <w:p w14:paraId="3DB85B3F">
      <w:pPr>
        <w:pStyle w:val="52"/>
        <w:ind w:firstLine="480"/>
      </w:pPr>
      <w:r>
        <w:t>约 70% 的患者存在疼痛相关知识的健康教育需求，约 60% 的患者存在心理疏导需求；</w:t>
      </w:r>
    </w:p>
    <w:p w14:paraId="6491583A">
      <w:pPr>
        <w:pStyle w:val="52"/>
        <w:ind w:firstLine="480"/>
      </w:pPr>
      <w:r>
        <w:t>多数患者愿意为有效的疼痛管理服务支付一定费用，但支付能力有限，约 80% 的患者可接受的月均费用低于 500 元。</w:t>
      </w:r>
    </w:p>
    <w:p w14:paraId="36F288D4">
      <w:pPr>
        <w:pStyle w:val="52"/>
        <w:ind w:firstLine="480"/>
      </w:pPr>
      <w:r>
        <w:t>7.1.4 政策建议</w:t>
      </w:r>
    </w:p>
    <w:p w14:paraId="11780C1A">
      <w:pPr>
        <w:pStyle w:val="52"/>
        <w:ind w:firstLine="480"/>
      </w:pPr>
      <w:r>
        <w:t>基于研究结果，结合 Andersen 卫生服务利用模型，从</w:t>
      </w:r>
      <w:r>
        <w:rPr>
          <w:b/>
          <w:bCs/>
        </w:rPr>
        <w:t>倾向因素、使能因素、需求因素</w:t>
      </w:r>
      <w:r>
        <w:t>三个维度提出针对性的政策建议，核心包括：</w:t>
      </w:r>
    </w:p>
    <w:p w14:paraId="4575082D">
      <w:pPr>
        <w:pStyle w:val="52"/>
        <w:ind w:firstLine="482"/>
      </w:pPr>
      <w:r>
        <w:rPr>
          <w:b/>
          <w:bCs/>
        </w:rPr>
        <w:t>加强基层能力建设</w:t>
      </w:r>
      <w:r>
        <w:t>：将疼痛管理纳入养老机构护理人员的常态化培训，培训内容包括疼痛评估工具使用、规范用药、非药物疗法操作等；鼓励养老机构引入疼痛专科医生、康复治疗师，提升机构内疼痛管理的专业水平</w:t>
      </w:r>
      <w:r>
        <w:rPr>
          <w:vertAlign w:val="superscript"/>
        </w:rPr>
        <w:t xml:space="preserve"> [22]</w:t>
      </w:r>
      <w:r>
        <w:t>；</w:t>
      </w:r>
    </w:p>
    <w:p w14:paraId="35C7922C">
      <w:pPr>
        <w:pStyle w:val="52"/>
        <w:ind w:firstLine="482"/>
      </w:pPr>
      <w:r>
        <w:rPr>
          <w:b/>
          <w:bCs/>
        </w:rPr>
        <w:t>推进分级诊疗与医养结合</w:t>
      </w:r>
      <w:r>
        <w:t xml:space="preserve">：建立 “养老机构 - 社区卫生中心 - 三级医院疼痛专科” 的双向转诊绿色通道，实现老年慢性疼痛的分级管理 </w:t>
      </w:r>
      <w:r>
        <w:rPr>
          <w:vertAlign w:val="superscript"/>
        </w:rPr>
        <w:t>[16]</w:t>
      </w:r>
      <w:r>
        <w:t>；推动三级医院疼痛专科与养老机构建立合作关系，开展定期坐诊、远程会诊等服务；</w:t>
      </w:r>
    </w:p>
    <w:p w14:paraId="443F6412">
      <w:pPr>
        <w:pStyle w:val="52"/>
        <w:ind w:firstLine="482"/>
      </w:pPr>
      <w:r>
        <w:rPr>
          <w:b/>
          <w:bCs/>
        </w:rPr>
        <w:t>普及非药物疗法</w:t>
      </w:r>
      <w:r>
        <w:t>：将针灸、运动疗法、心理干预等非药物疗法纳入养老机构的常规健康服务规范，由专业人员指导实施</w:t>
      </w:r>
      <w:r>
        <w:rPr>
          <w:vertAlign w:val="superscript"/>
        </w:rPr>
        <w:t xml:space="preserve"> [21]</w:t>
      </w:r>
      <w:r>
        <w:t>；为老年人制定个体化的非药物疼痛管理方案；</w:t>
      </w:r>
    </w:p>
    <w:p w14:paraId="4EEEE852">
      <w:pPr>
        <w:pStyle w:val="52"/>
        <w:ind w:firstLine="482"/>
      </w:pPr>
      <w:r>
        <w:rPr>
          <w:b/>
          <w:bCs/>
        </w:rPr>
        <w:t>强化健康宣教与认知干预</w:t>
      </w:r>
      <w:r>
        <w:t xml:space="preserve">：开展老年慢性疼痛健康宣教活动，破除 “疼痛是正常衰老” 的认知误区，提升老年人对慢性疼痛的认知水平与就医意识 </w:t>
      </w:r>
      <w:r>
        <w:rPr>
          <w:vertAlign w:val="superscript"/>
        </w:rPr>
        <w:t>[23]</w:t>
      </w:r>
      <w:r>
        <w:t>；同时对养老机构护理人员、老年人家属开展宣教，提高对老年疼痛的重视程度；</w:t>
      </w:r>
    </w:p>
    <w:p w14:paraId="3E536D34">
      <w:pPr>
        <w:pStyle w:val="52"/>
        <w:ind w:firstLine="482"/>
      </w:pPr>
      <w:r>
        <w:rPr>
          <w:b/>
          <w:bCs/>
        </w:rPr>
        <w:t>完善保障机制</w:t>
      </w:r>
      <w:r>
        <w:t>：将部分老年慢性疼痛管理服务（如疼痛评估、康复理疗）纳入医保与长护险保障范围，降低老年人的就医费用；针对低收入、高龄、重度疼痛患者建立专项补贴机制，保障其基本疼痛管理服务需求；</w:t>
      </w:r>
    </w:p>
    <w:p w14:paraId="21912E72">
      <w:pPr>
        <w:pStyle w:val="52"/>
        <w:ind w:firstLine="482"/>
      </w:pPr>
      <w:r>
        <w:rPr>
          <w:b/>
          <w:bCs/>
        </w:rPr>
        <w:t>规范养老机构疼痛管理服务流程</w:t>
      </w:r>
      <w:r>
        <w:t>：制定养老机构老年慢性疼痛管理服务规范，明确疼痛筛查、评估、干预、随访的标准化流程，将疼痛管理纳入养老机构的服务质量考核指标。</w:t>
      </w:r>
    </w:p>
    <w:p w14:paraId="59AF9AFD">
      <w:pPr>
        <w:pStyle w:val="52"/>
        <w:ind w:firstLine="480"/>
      </w:pPr>
      <w:bookmarkStart w:id="28" w:name="_Toc226451849"/>
      <w:r>
        <w:t>7.2 创新点</w:t>
      </w:r>
      <w:bookmarkEnd w:id="28"/>
    </w:p>
    <w:p w14:paraId="40D9B201">
      <w:pPr>
        <w:pStyle w:val="52"/>
        <w:ind w:firstLine="480"/>
      </w:pPr>
      <w:r>
        <w:t>本研究在研究</w:t>
      </w:r>
      <w:commentRangeStart w:id="20"/>
      <w:r>
        <w:t>视角、研究内容、研究设计、研究数据等方面均具</w:t>
      </w:r>
      <w:commentRangeEnd w:id="20"/>
      <w:r>
        <w:rPr>
          <w:rStyle w:val="31"/>
          <w:rFonts w:asciiTheme="minorHAnsi" w:hAnsiTheme="minorHAnsi" w:eastAsiaTheme="minorEastAsia" w:cstheme="minorBidi"/>
          <w:color w:val="auto"/>
          <w:kern w:val="2"/>
          <w14:ligatures w14:val="standardContextual"/>
        </w:rPr>
        <w:commentReference w:id="20"/>
      </w:r>
      <w:r>
        <w:t>有显著的创新，具体如下：</w:t>
      </w:r>
    </w:p>
    <w:tbl>
      <w:tblPr>
        <w:tblStyle w:val="26"/>
        <w:tblW w:w="5000" w:type="pct"/>
        <w:tblInd w:w="0" w:type="dxa"/>
        <w:tblLayout w:type="autofit"/>
        <w:tblCellMar>
          <w:top w:w="15" w:type="dxa"/>
          <w:left w:w="15" w:type="dxa"/>
          <w:bottom w:w="15" w:type="dxa"/>
          <w:right w:w="15" w:type="dxa"/>
        </w:tblCellMar>
      </w:tblPr>
      <w:tblGrid>
        <w:gridCol w:w="1295"/>
        <w:gridCol w:w="7257"/>
      </w:tblGrid>
      <w:tr w14:paraId="58C41E49">
        <w:trPr>
          <w:tblHeader/>
        </w:trPr>
        <w:tc>
          <w:tcPr>
            <w:tcW w:w="75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7A8E9EE3">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b/>
                <w:bCs/>
                <w:kern w:val="2"/>
              </w:rPr>
            </w:pPr>
            <w:r>
              <w:rPr>
                <w:rFonts w:hint="eastAsia" w:ascii="宋体" w:hAnsi="宋体" w:cs="宋体"/>
                <w:b/>
                <w:bCs/>
                <w:kern w:val="2"/>
              </w:rPr>
              <w:t>创新维度</w:t>
            </w:r>
          </w:p>
        </w:tc>
        <w:tc>
          <w:tcPr>
            <w:tcW w:w="424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4C725217">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b/>
                <w:bCs/>
                <w:kern w:val="2"/>
              </w:rPr>
            </w:pPr>
            <w:r>
              <w:rPr>
                <w:rFonts w:hint="eastAsia" w:ascii="宋体" w:hAnsi="宋体" w:cs="宋体"/>
                <w:b/>
                <w:bCs/>
                <w:kern w:val="2"/>
              </w:rPr>
              <w:t>具体内容</w:t>
            </w:r>
          </w:p>
        </w:tc>
      </w:tr>
      <w:tr w14:paraId="4AC0908D">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76CABFDE">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kern w:val="2"/>
              </w:rPr>
            </w:pPr>
            <w:r>
              <w:rPr>
                <w:rFonts w:hint="eastAsia" w:ascii="宋体" w:hAnsi="宋体" w:cs="宋体"/>
                <w:kern w:val="2"/>
              </w:rPr>
              <w:t>研究视角创新</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5B2F9052">
            <w:pPr>
              <w:pStyle w:val="52"/>
              <w:keepNext w:val="0"/>
              <w:keepLines w:val="0"/>
              <w:widowControl/>
              <w:suppressLineNumbers w:val="0"/>
              <w:spacing w:before="0" w:beforeAutospacing="0" w:after="0" w:afterAutospacing="0"/>
              <w:ind w:left="0" w:right="0" w:firstLine="0" w:firstLineChars="0"/>
              <w:rPr>
                <w:rFonts w:hint="eastAsia" w:ascii="宋体" w:hAnsi="宋体" w:cs="宋体"/>
                <w:kern w:val="2"/>
              </w:rPr>
            </w:pPr>
            <w:r>
              <w:rPr>
                <w:rFonts w:hint="eastAsia" w:ascii="宋体" w:hAnsi="宋体" w:cs="宋体"/>
                <w:kern w:val="2"/>
              </w:rPr>
              <w:t>突破传统老年慢性疼痛研究单纯的流行病学描述视角，构建 “现状 - 缺口 - 需求 - 对策” 的完整研究链条，将流行病学数据与管理现状、服务需求结合，实现研究结果的政策转化</w:t>
            </w:r>
          </w:p>
        </w:tc>
      </w:tr>
      <w:tr w14:paraId="79093402">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5876473D">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kern w:val="2"/>
              </w:rPr>
            </w:pPr>
            <w:r>
              <w:rPr>
                <w:rFonts w:hint="eastAsia" w:ascii="宋体" w:hAnsi="宋体" w:cs="宋体"/>
                <w:kern w:val="2"/>
              </w:rPr>
              <w:t>研究内容创新</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4C97DD14">
            <w:pPr>
              <w:pStyle w:val="52"/>
              <w:keepNext w:val="0"/>
              <w:keepLines w:val="0"/>
              <w:widowControl/>
              <w:suppressLineNumbers w:val="0"/>
              <w:spacing w:before="0" w:beforeAutospacing="0" w:after="0" w:afterAutospacing="0"/>
              <w:ind w:left="0" w:right="0" w:firstLine="0" w:firstLineChars="0"/>
              <w:rPr>
                <w:rFonts w:hint="eastAsia" w:ascii="宋体" w:hAnsi="宋体" w:cs="宋体"/>
                <w:kern w:val="2"/>
              </w:rPr>
            </w:pPr>
            <w:r>
              <w:rPr>
                <w:rFonts w:hint="eastAsia" w:ascii="宋体" w:hAnsi="宋体" w:cs="宋体"/>
                <w:kern w:val="2"/>
              </w:rPr>
              <w:t>同时覆盖疼痛管理的</w:t>
            </w:r>
            <w:r>
              <w:rPr>
                <w:rFonts w:hint="eastAsia" w:ascii="宋体" w:hAnsi="宋体" w:cs="宋体"/>
                <w:b/>
                <w:bCs/>
                <w:kern w:val="2"/>
              </w:rPr>
              <w:t>供给侧（管理现状）与需求侧（服务需求）</w:t>
            </w:r>
            <w:r>
              <w:rPr>
                <w:rFonts w:hint="eastAsia" w:ascii="宋体" w:hAnsi="宋体" w:cs="宋体"/>
                <w:kern w:val="2"/>
              </w:rPr>
              <w:t>，系统分析供需匹配特征，识别 “高需求 - 低供给” 的核心服务类型，弥补现有研究需求评估缺位的不足</w:t>
            </w:r>
          </w:p>
        </w:tc>
      </w:tr>
      <w:tr w14:paraId="4A82BE89">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711D3892">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kern w:val="2"/>
              </w:rPr>
            </w:pPr>
            <w:r>
              <w:rPr>
                <w:rFonts w:hint="eastAsia" w:ascii="宋体" w:hAnsi="宋体" w:cs="宋体"/>
                <w:kern w:val="2"/>
              </w:rPr>
              <w:t>研究对象创新</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09101F05">
            <w:pPr>
              <w:pStyle w:val="52"/>
              <w:keepNext w:val="0"/>
              <w:keepLines w:val="0"/>
              <w:widowControl/>
              <w:suppressLineNumbers w:val="0"/>
              <w:spacing w:before="0" w:beforeAutospacing="0" w:after="0" w:afterAutospacing="0"/>
              <w:ind w:left="0" w:right="0" w:firstLine="0" w:firstLineChars="0"/>
              <w:rPr>
                <w:rFonts w:hint="eastAsia" w:ascii="宋体" w:hAnsi="宋体" w:cs="宋体"/>
                <w:kern w:val="2"/>
              </w:rPr>
            </w:pPr>
            <w:r>
              <w:rPr>
                <w:rFonts w:hint="eastAsia" w:ascii="宋体" w:hAnsi="宋体" w:cs="宋体"/>
                <w:kern w:val="2"/>
              </w:rPr>
              <w:t>聚焦北京市养老机构老年人这一研究缺口人群，填补了国内针对该人群慢性疼痛 “患病率 - 管理现状 - 服务需求” 全链条研究的空白，研究结果更具针对性与实践价值</w:t>
            </w:r>
          </w:p>
        </w:tc>
      </w:tr>
      <w:tr w14:paraId="17C0D95F">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14D45EB2">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kern w:val="2"/>
              </w:rPr>
            </w:pPr>
            <w:r>
              <w:rPr>
                <w:rFonts w:hint="eastAsia" w:ascii="宋体" w:hAnsi="宋体" w:cs="宋体"/>
                <w:kern w:val="2"/>
              </w:rPr>
              <w:t>理论应用创新</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32418CBC">
            <w:pPr>
              <w:pStyle w:val="52"/>
              <w:keepNext w:val="0"/>
              <w:keepLines w:val="0"/>
              <w:widowControl/>
              <w:suppressLineNumbers w:val="0"/>
              <w:spacing w:before="0" w:beforeAutospacing="0" w:after="0" w:afterAutospacing="0"/>
              <w:ind w:left="0" w:right="0" w:firstLine="0" w:firstLineChars="0"/>
              <w:rPr>
                <w:rFonts w:hint="eastAsia" w:ascii="宋体" w:hAnsi="宋体" w:cs="宋体"/>
                <w:kern w:val="2"/>
              </w:rPr>
            </w:pPr>
            <w:r>
              <w:rPr>
                <w:rFonts w:hint="eastAsia" w:ascii="宋体" w:hAnsi="宋体" w:cs="宋体"/>
                <w:kern w:val="2"/>
              </w:rPr>
              <w:t>将经典的 Andersen 卫生服务利用模型应用于老年慢性疼痛管理研究，从倾向因素、使能因素、需求因素三个维度分析疼痛管理行为的影响因素，为政策建议的提出提供坚实的理论基础</w:t>
            </w:r>
          </w:p>
        </w:tc>
      </w:tr>
      <w:tr w14:paraId="02955690">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5C5FD984">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kern w:val="2"/>
              </w:rPr>
            </w:pPr>
            <w:r>
              <w:rPr>
                <w:rFonts w:hint="eastAsia" w:ascii="宋体" w:hAnsi="宋体" w:cs="宋体"/>
                <w:kern w:val="2"/>
              </w:rPr>
              <w:t>政策导向创新</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64288C25">
            <w:pPr>
              <w:pStyle w:val="52"/>
              <w:keepNext w:val="0"/>
              <w:keepLines w:val="0"/>
              <w:widowControl/>
              <w:suppressLineNumbers w:val="0"/>
              <w:spacing w:before="0" w:beforeAutospacing="0" w:after="0" w:afterAutospacing="0"/>
              <w:ind w:left="0" w:right="0" w:firstLine="0" w:firstLineChars="0"/>
              <w:rPr>
                <w:rFonts w:hint="eastAsia" w:ascii="宋体" w:hAnsi="宋体" w:cs="宋体"/>
                <w:kern w:val="2"/>
              </w:rPr>
            </w:pPr>
            <w:r>
              <w:rPr>
                <w:rFonts w:hint="eastAsia" w:ascii="宋体" w:hAnsi="宋体" w:cs="宋体"/>
                <w:kern w:val="2"/>
              </w:rPr>
              <w:t>研究设计以提出</w:t>
            </w:r>
            <w:r>
              <w:rPr>
                <w:rFonts w:hint="eastAsia" w:ascii="宋体" w:hAnsi="宋体" w:cs="宋体"/>
                <w:b/>
                <w:bCs/>
                <w:kern w:val="2"/>
              </w:rPr>
              <w:t>可操作、针对性</w:t>
            </w:r>
            <w:r>
              <w:rPr>
                <w:rFonts w:hint="eastAsia" w:ascii="宋体" w:hAnsi="宋体" w:cs="宋体"/>
                <w:kern w:val="2"/>
              </w:rPr>
              <w:t>的政策建议为核心导向，研究结果直接回应卫生行政部门与养老机构的实际需求，具有较强的社会价值与实践推广意义</w:t>
            </w:r>
          </w:p>
        </w:tc>
      </w:tr>
      <w:tr w14:paraId="5518D298">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3626941A">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kern w:val="2"/>
              </w:rPr>
            </w:pPr>
            <w:r>
              <w:rPr>
                <w:rFonts w:hint="eastAsia" w:ascii="宋体" w:hAnsi="宋体" w:cs="宋体"/>
                <w:kern w:val="2"/>
              </w:rPr>
              <w:t>数据时效性创新</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010C6F5C">
            <w:pPr>
              <w:pStyle w:val="52"/>
              <w:keepNext w:val="0"/>
              <w:keepLines w:val="0"/>
              <w:widowControl/>
              <w:suppressLineNumbers w:val="0"/>
              <w:spacing w:before="0" w:beforeAutospacing="0" w:after="0" w:afterAutospacing="0"/>
              <w:ind w:left="0" w:right="0" w:firstLine="0" w:firstLineChars="0"/>
              <w:rPr>
                <w:rFonts w:hint="eastAsia" w:ascii="宋体" w:hAnsi="宋体" w:cs="宋体"/>
                <w:kern w:val="2"/>
              </w:rPr>
            </w:pPr>
            <w:r>
              <w:rPr>
                <w:rFonts w:hint="eastAsia" w:ascii="宋体" w:hAnsi="宋体" w:cs="宋体"/>
                <w:kern w:val="2"/>
              </w:rPr>
              <w:t>采用最新的多中心横断面调查数据，反映当前医养结合背景下北京市养老机构老年慢性疼痛管理的新特征、新问题，研究数据具有较强的时效性与现实性</w:t>
            </w:r>
          </w:p>
        </w:tc>
      </w:tr>
    </w:tbl>
    <w:p w14:paraId="3453F793">
      <w:pPr>
        <w:pStyle w:val="52"/>
        <w:ind w:firstLine="480"/>
      </w:pPr>
      <w:bookmarkStart w:id="29" w:name="_Toc226451850"/>
      <w:r>
        <w:t>八、研究进度安排</w:t>
      </w:r>
      <w:bookmarkEnd w:id="29"/>
    </w:p>
    <w:p w14:paraId="144D85FE">
      <w:pPr>
        <w:pStyle w:val="52"/>
        <w:ind w:firstLine="480"/>
      </w:pPr>
      <w:r>
        <w:t>本研究总时长为 12 个月，分为六个核心阶段，各阶段的时间安排与主要任务明确，确保研究按计划有序开展，具体进度安排如下：</w:t>
      </w:r>
    </w:p>
    <w:tbl>
      <w:tblPr>
        <w:tblStyle w:val="26"/>
        <w:tblW w:w="5000" w:type="pct"/>
        <w:tblInd w:w="0" w:type="dxa"/>
        <w:tblLayout w:type="autofit"/>
        <w:tblCellMar>
          <w:top w:w="15" w:type="dxa"/>
          <w:left w:w="15" w:type="dxa"/>
          <w:bottom w:w="15" w:type="dxa"/>
          <w:right w:w="15" w:type="dxa"/>
        </w:tblCellMar>
      </w:tblPr>
      <w:tblGrid>
        <w:gridCol w:w="886"/>
        <w:gridCol w:w="1351"/>
        <w:gridCol w:w="6315"/>
      </w:tblGrid>
      <w:tr w14:paraId="33B3F2CD">
        <w:trPr>
          <w:tblHeader/>
        </w:trPr>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7D1A0E9A">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b/>
                <w:bCs/>
                <w:kern w:val="2"/>
              </w:rPr>
            </w:pPr>
            <w:r>
              <w:rPr>
                <w:rFonts w:hint="eastAsia" w:ascii="宋体" w:hAnsi="宋体" w:cs="宋体"/>
                <w:b/>
                <w:bCs/>
                <w:kern w:val="2"/>
              </w:rPr>
              <w:t>阶段</w:t>
            </w:r>
          </w:p>
        </w:tc>
        <w:tc>
          <w:tcPr>
            <w:tcW w:w="79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6BAF2606">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b/>
                <w:bCs/>
                <w:kern w:val="2"/>
              </w:rPr>
            </w:pPr>
            <w:r>
              <w:rPr>
                <w:rFonts w:hint="eastAsia" w:ascii="宋体" w:hAnsi="宋体" w:cs="宋体"/>
                <w:b/>
                <w:bCs/>
                <w:kern w:val="2"/>
              </w:rPr>
              <w:t>时间</w:t>
            </w:r>
          </w:p>
        </w:tc>
        <w:tc>
          <w:tcPr>
            <w:tcW w:w="36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3952AC97">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b/>
                <w:bCs/>
                <w:kern w:val="2"/>
              </w:rPr>
            </w:pPr>
            <w:r>
              <w:rPr>
                <w:rFonts w:hint="eastAsia" w:ascii="宋体" w:hAnsi="宋体" w:cs="宋体"/>
                <w:b/>
                <w:bCs/>
                <w:kern w:val="2"/>
              </w:rPr>
              <w:t>主要任务</w:t>
            </w:r>
          </w:p>
        </w:tc>
      </w:tr>
      <w:tr w14:paraId="451694D5">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19766310">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kern w:val="2"/>
              </w:rPr>
            </w:pPr>
            <w:r>
              <w:rPr>
                <w:rFonts w:hint="eastAsia" w:ascii="宋体" w:hAnsi="宋体" w:cs="宋体"/>
                <w:kern w:val="2"/>
              </w:rPr>
              <w:t>第一阶段</w:t>
            </w:r>
          </w:p>
        </w:tc>
        <w:tc>
          <w:tcPr>
            <w:tcW w:w="79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6DC32651">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kern w:val="2"/>
              </w:rPr>
            </w:pPr>
            <w:r>
              <w:rPr>
                <w:rFonts w:hint="eastAsia" w:ascii="宋体" w:hAnsi="宋体" w:cs="宋体"/>
                <w:kern w:val="2"/>
              </w:rPr>
              <w:t>第 1-2 月</w:t>
            </w:r>
          </w:p>
        </w:tc>
        <w:tc>
          <w:tcPr>
            <w:tcW w:w="36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72A1D288">
            <w:pPr>
              <w:pStyle w:val="52"/>
              <w:keepNext w:val="0"/>
              <w:keepLines w:val="0"/>
              <w:widowControl/>
              <w:suppressLineNumbers w:val="0"/>
              <w:spacing w:before="0" w:beforeAutospacing="0" w:after="0" w:afterAutospacing="0"/>
              <w:ind w:left="0" w:right="0" w:firstLine="0" w:firstLineChars="0"/>
              <w:rPr>
                <w:rFonts w:hint="eastAsia" w:ascii="宋体" w:hAnsi="宋体" w:cs="宋体"/>
                <w:kern w:val="2"/>
              </w:rPr>
            </w:pPr>
            <w:r>
              <w:rPr>
                <w:rFonts w:hint="eastAsia" w:ascii="宋体" w:hAnsi="宋体" w:cs="宋体"/>
                <w:kern w:val="2"/>
              </w:rPr>
              <w:t>文献查阅与系统综述、选题论证、构建研究理论框架、完成开题报告撰写与答辩</w:t>
            </w:r>
          </w:p>
        </w:tc>
      </w:tr>
      <w:tr w14:paraId="2CAEBD29">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0E5878BD">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kern w:val="2"/>
              </w:rPr>
            </w:pPr>
            <w:r>
              <w:rPr>
                <w:rFonts w:hint="eastAsia" w:ascii="宋体" w:hAnsi="宋体" w:cs="宋体"/>
                <w:kern w:val="2"/>
              </w:rPr>
              <w:t>第二阶段</w:t>
            </w:r>
          </w:p>
        </w:tc>
        <w:tc>
          <w:tcPr>
            <w:tcW w:w="79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731C9777">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kern w:val="2"/>
              </w:rPr>
            </w:pPr>
            <w:r>
              <w:rPr>
                <w:rFonts w:hint="eastAsia" w:ascii="宋体" w:hAnsi="宋体" w:cs="宋体"/>
                <w:kern w:val="2"/>
              </w:rPr>
              <w:t>第 3-4 月</w:t>
            </w:r>
          </w:p>
        </w:tc>
        <w:tc>
          <w:tcPr>
            <w:tcW w:w="36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2AEBA1E6">
            <w:pPr>
              <w:pStyle w:val="52"/>
              <w:keepNext w:val="0"/>
              <w:keepLines w:val="0"/>
              <w:widowControl/>
              <w:suppressLineNumbers w:val="0"/>
              <w:spacing w:before="0" w:beforeAutospacing="0" w:after="0" w:afterAutospacing="0"/>
              <w:ind w:left="0" w:right="0" w:firstLine="0" w:firstLineChars="0"/>
              <w:rPr>
                <w:rFonts w:hint="eastAsia" w:ascii="宋体" w:hAnsi="宋体" w:cs="宋体"/>
                <w:kern w:val="2"/>
              </w:rPr>
            </w:pPr>
            <w:r>
              <w:rPr>
                <w:rFonts w:hint="eastAsia" w:ascii="宋体" w:hAnsi="宋体" w:cs="宋体"/>
                <w:kern w:val="2"/>
              </w:rPr>
              <w:t>编制自设问卷、开展专家咨询、进行预调查与问卷优化、制定调查手册、培训调查员</w:t>
            </w:r>
          </w:p>
        </w:tc>
      </w:tr>
      <w:tr w14:paraId="72B3F348">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469BA81C">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kern w:val="2"/>
              </w:rPr>
            </w:pPr>
            <w:r>
              <w:rPr>
                <w:rFonts w:hint="eastAsia" w:ascii="宋体" w:hAnsi="宋体" w:cs="宋体"/>
                <w:kern w:val="2"/>
              </w:rPr>
              <w:t>第三阶段</w:t>
            </w:r>
          </w:p>
        </w:tc>
        <w:tc>
          <w:tcPr>
            <w:tcW w:w="79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5C8D0852">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kern w:val="2"/>
              </w:rPr>
            </w:pPr>
            <w:r>
              <w:rPr>
                <w:rFonts w:hint="eastAsia" w:ascii="宋体" w:hAnsi="宋体" w:cs="宋体"/>
                <w:kern w:val="2"/>
              </w:rPr>
              <w:t>第 5-8 月</w:t>
            </w:r>
          </w:p>
        </w:tc>
        <w:tc>
          <w:tcPr>
            <w:tcW w:w="36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29851CF0">
            <w:pPr>
              <w:pStyle w:val="52"/>
              <w:keepNext w:val="0"/>
              <w:keepLines w:val="0"/>
              <w:widowControl/>
              <w:suppressLineNumbers w:val="0"/>
              <w:spacing w:before="0" w:beforeAutospacing="0" w:after="0" w:afterAutospacing="0"/>
              <w:ind w:left="0" w:right="0" w:firstLine="0" w:firstLineChars="0"/>
              <w:rPr>
                <w:rFonts w:hint="eastAsia" w:ascii="宋体" w:hAnsi="宋体" w:cs="宋体"/>
                <w:kern w:val="2"/>
              </w:rPr>
            </w:pPr>
            <w:r>
              <w:rPr>
                <w:rFonts w:hint="eastAsia" w:ascii="宋体" w:hAnsi="宋体" w:cs="宋体"/>
                <w:kern w:val="2"/>
              </w:rPr>
              <w:t>开展现场面对面问卷调查、完成 393 名研究对象的问卷收集、当场复核问卷、整理问卷资料</w:t>
            </w:r>
          </w:p>
        </w:tc>
      </w:tr>
      <w:tr w14:paraId="1EC93451">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7C891806">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kern w:val="2"/>
              </w:rPr>
            </w:pPr>
            <w:r>
              <w:rPr>
                <w:rFonts w:hint="eastAsia" w:ascii="宋体" w:hAnsi="宋体" w:cs="宋体"/>
                <w:kern w:val="2"/>
              </w:rPr>
              <w:t>第四阶段</w:t>
            </w:r>
          </w:p>
        </w:tc>
        <w:tc>
          <w:tcPr>
            <w:tcW w:w="79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326B9C96">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kern w:val="2"/>
              </w:rPr>
            </w:pPr>
            <w:r>
              <w:rPr>
                <w:rFonts w:hint="eastAsia" w:ascii="宋体" w:hAnsi="宋体" w:cs="宋体"/>
                <w:kern w:val="2"/>
              </w:rPr>
              <w:t>第 9-10 月</w:t>
            </w:r>
          </w:p>
        </w:tc>
        <w:tc>
          <w:tcPr>
            <w:tcW w:w="36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6562EA73">
            <w:pPr>
              <w:pStyle w:val="52"/>
              <w:keepNext w:val="0"/>
              <w:keepLines w:val="0"/>
              <w:widowControl/>
              <w:suppressLineNumbers w:val="0"/>
              <w:spacing w:before="0" w:beforeAutospacing="0" w:after="0" w:afterAutospacing="0"/>
              <w:ind w:left="0" w:right="0" w:firstLine="0" w:firstLineChars="0"/>
              <w:rPr>
                <w:rFonts w:hint="eastAsia" w:ascii="宋体" w:hAnsi="宋体" w:cs="宋体"/>
                <w:kern w:val="2"/>
              </w:rPr>
            </w:pPr>
            <w:r>
              <w:rPr>
                <w:rFonts w:hint="eastAsia" w:ascii="宋体" w:hAnsi="宋体" w:cs="宋体"/>
                <w:kern w:val="2"/>
              </w:rPr>
              <w:t>建立数据库、双人独立录入数据、数据清洗与逻辑检错、采用 SPSS 26.0 进行统计分析、验证研究假设</w:t>
            </w:r>
          </w:p>
        </w:tc>
      </w:tr>
      <w:tr w14:paraId="28635F04">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27E8C88A">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kern w:val="2"/>
              </w:rPr>
            </w:pPr>
            <w:r>
              <w:rPr>
                <w:rFonts w:hint="eastAsia" w:ascii="宋体" w:hAnsi="宋体" w:cs="宋体"/>
                <w:kern w:val="2"/>
              </w:rPr>
              <w:t>第五阶段</w:t>
            </w:r>
          </w:p>
        </w:tc>
        <w:tc>
          <w:tcPr>
            <w:tcW w:w="79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28622A0E">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kern w:val="2"/>
              </w:rPr>
            </w:pPr>
            <w:r>
              <w:rPr>
                <w:rFonts w:hint="eastAsia" w:ascii="宋体" w:hAnsi="宋体" w:cs="宋体"/>
                <w:kern w:val="2"/>
              </w:rPr>
              <w:t>第 11 月</w:t>
            </w:r>
          </w:p>
        </w:tc>
        <w:tc>
          <w:tcPr>
            <w:tcW w:w="36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58F41F58">
            <w:pPr>
              <w:pStyle w:val="52"/>
              <w:keepNext w:val="0"/>
              <w:keepLines w:val="0"/>
              <w:widowControl/>
              <w:suppressLineNumbers w:val="0"/>
              <w:spacing w:before="0" w:beforeAutospacing="0" w:after="0" w:afterAutospacing="0"/>
              <w:ind w:left="0" w:right="0" w:firstLine="0" w:firstLineChars="0"/>
              <w:rPr>
                <w:rFonts w:hint="eastAsia" w:ascii="宋体" w:hAnsi="宋体" w:cs="宋体"/>
                <w:kern w:val="2"/>
              </w:rPr>
            </w:pPr>
            <w:r>
              <w:rPr>
                <w:rFonts w:hint="eastAsia" w:ascii="宋体" w:hAnsi="宋体" w:cs="宋体"/>
                <w:kern w:val="2"/>
              </w:rPr>
              <w:t>解读统计分析结果、总结研究核心发现、提出政策建议、撰写硕士学位论文初稿</w:t>
            </w:r>
          </w:p>
        </w:tc>
      </w:tr>
      <w:tr w14:paraId="4159BB5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0740F373">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kern w:val="2"/>
              </w:rPr>
            </w:pPr>
            <w:r>
              <w:rPr>
                <w:rFonts w:hint="eastAsia" w:ascii="宋体" w:hAnsi="宋体" w:cs="宋体"/>
                <w:kern w:val="2"/>
              </w:rPr>
              <w:t>第六阶段</w:t>
            </w:r>
          </w:p>
        </w:tc>
        <w:tc>
          <w:tcPr>
            <w:tcW w:w="79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61C831D5">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kern w:val="2"/>
              </w:rPr>
            </w:pPr>
            <w:r>
              <w:rPr>
                <w:rFonts w:hint="eastAsia" w:ascii="宋体" w:hAnsi="宋体" w:cs="宋体"/>
                <w:kern w:val="2"/>
              </w:rPr>
              <w:t>第 12 月</w:t>
            </w:r>
          </w:p>
        </w:tc>
        <w:tc>
          <w:tcPr>
            <w:tcW w:w="36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582C94EA">
            <w:pPr>
              <w:pStyle w:val="52"/>
              <w:keepNext w:val="0"/>
              <w:keepLines w:val="0"/>
              <w:widowControl/>
              <w:suppressLineNumbers w:val="0"/>
              <w:spacing w:before="0" w:beforeAutospacing="0" w:after="0" w:afterAutospacing="0"/>
              <w:ind w:left="0" w:right="0" w:firstLine="0" w:firstLineChars="0"/>
              <w:rPr>
                <w:rFonts w:hint="eastAsia" w:ascii="宋体" w:hAnsi="宋体" w:cs="宋体"/>
                <w:kern w:val="2"/>
              </w:rPr>
            </w:pPr>
            <w:r>
              <w:rPr>
                <w:rFonts w:hint="eastAsia" w:ascii="宋体" w:hAnsi="宋体" w:cs="宋体"/>
                <w:kern w:val="2"/>
              </w:rPr>
              <w:t>根据导师与评审专家意见修改论文、完成论文定稿、准备并参加学位答辩</w:t>
            </w:r>
          </w:p>
        </w:tc>
      </w:tr>
    </w:tbl>
    <w:p w14:paraId="2A7596E8">
      <w:pPr>
        <w:pStyle w:val="52"/>
        <w:ind w:firstLine="480"/>
      </w:pPr>
      <w:bookmarkStart w:id="30" w:name="_Toc226451851"/>
      <w:r>
        <w:t>九、经费预算</w:t>
      </w:r>
      <w:bookmarkEnd w:id="30"/>
    </w:p>
    <w:p w14:paraId="7C2B1DFD">
      <w:pPr>
        <w:pStyle w:val="52"/>
        <w:ind w:firstLine="480"/>
      </w:pPr>
      <w:r>
        <w:t>本研究经费预算总计</w:t>
      </w:r>
      <w:r>
        <w:rPr>
          <w:rFonts w:hint="eastAsia"/>
        </w:rPr>
        <w:t>90000</w:t>
      </w:r>
      <w:r>
        <w:t>元，经费使用严格遵循科研经费管理规范，主要用于问卷印刷、交通费、调查员劳务费、数据录入与统计、专家咨询费等方面，具体预算明细如下：</w:t>
      </w:r>
    </w:p>
    <w:tbl>
      <w:tblPr>
        <w:tblStyle w:val="26"/>
        <w:tblW w:w="5000" w:type="pct"/>
        <w:tblInd w:w="0" w:type="dxa"/>
        <w:tblLayout w:type="autofit"/>
        <w:tblCellMar>
          <w:top w:w="15" w:type="dxa"/>
          <w:left w:w="15" w:type="dxa"/>
          <w:bottom w:w="15" w:type="dxa"/>
          <w:right w:w="15" w:type="dxa"/>
        </w:tblCellMar>
      </w:tblPr>
      <w:tblGrid>
        <w:gridCol w:w="1399"/>
        <w:gridCol w:w="1574"/>
        <w:gridCol w:w="5579"/>
      </w:tblGrid>
      <w:tr w14:paraId="67322F1F">
        <w:trPr>
          <w:tblHeader/>
        </w:trPr>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1D2A7FB4">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b/>
                <w:bCs/>
                <w:kern w:val="2"/>
              </w:rPr>
            </w:pPr>
            <w:r>
              <w:rPr>
                <w:rFonts w:hint="eastAsia" w:ascii="宋体" w:hAnsi="宋体" w:cs="宋体"/>
                <w:b/>
                <w:bCs/>
                <w:kern w:val="2"/>
              </w:rPr>
              <w:t>项目</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0271DB8F">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b/>
                <w:bCs/>
                <w:kern w:val="2"/>
              </w:rPr>
            </w:pPr>
            <w:r>
              <w:rPr>
                <w:rFonts w:hint="eastAsia" w:ascii="宋体" w:hAnsi="宋体" w:cs="宋体"/>
                <w:b/>
                <w:bCs/>
                <w:kern w:val="2"/>
              </w:rPr>
              <w:t>预算金额（元）</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6500B525">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b/>
                <w:bCs/>
                <w:kern w:val="2"/>
              </w:rPr>
            </w:pPr>
            <w:r>
              <w:rPr>
                <w:rFonts w:hint="eastAsia" w:ascii="宋体" w:hAnsi="宋体" w:cs="宋体"/>
                <w:b/>
                <w:bCs/>
                <w:kern w:val="2"/>
              </w:rPr>
              <w:t>经费使用说明</w:t>
            </w:r>
          </w:p>
        </w:tc>
      </w:tr>
      <w:tr w14:paraId="3D53FB45">
        <w:trPr>
          <w:trHeight w:val="636" w:hRule="atLeast"/>
        </w:trPr>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0B46B193">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kern w:val="2"/>
              </w:rPr>
            </w:pPr>
            <w:r>
              <w:rPr>
                <w:rFonts w:hint="eastAsia" w:ascii="宋体" w:hAnsi="宋体" w:cs="宋体"/>
                <w:kern w:val="2"/>
              </w:rPr>
              <w:t>问卷印刷费</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32170ACD">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kern w:val="2"/>
              </w:rPr>
            </w:pPr>
            <w:r>
              <w:rPr>
                <w:rFonts w:hint="eastAsia" w:ascii="宋体" w:hAnsi="宋体" w:cs="宋体"/>
                <w:kern w:val="2"/>
              </w:rPr>
              <w:t>5000</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39062F5E">
            <w:pPr>
              <w:pStyle w:val="52"/>
              <w:keepNext w:val="0"/>
              <w:keepLines w:val="0"/>
              <w:widowControl/>
              <w:suppressLineNumbers w:val="0"/>
              <w:spacing w:before="0" w:beforeAutospacing="0" w:after="0" w:afterAutospacing="0"/>
              <w:ind w:left="0" w:right="0" w:firstLine="0" w:firstLineChars="0"/>
              <w:rPr>
                <w:rFonts w:hint="eastAsia" w:ascii="宋体" w:hAnsi="宋体" w:cs="宋体"/>
                <w:kern w:val="2"/>
              </w:rPr>
            </w:pPr>
            <w:r>
              <w:rPr>
                <w:rFonts w:hint="eastAsia" w:ascii="宋体" w:hAnsi="宋体" w:cs="宋体"/>
                <w:kern w:val="2"/>
              </w:rPr>
              <w:t>包括正式问卷、知情同意书、调查手册的印刷，共印刷 500 份</w:t>
            </w:r>
          </w:p>
        </w:tc>
      </w:tr>
      <w:tr w14:paraId="6A87E33D">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59DB62E7">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kern w:val="2"/>
              </w:rPr>
            </w:pPr>
            <w:r>
              <w:rPr>
                <w:rFonts w:hint="eastAsia" w:ascii="宋体" w:hAnsi="宋体" w:cs="宋体"/>
                <w:kern w:val="2"/>
              </w:rPr>
              <w:t>交通费</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506E13C8">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kern w:val="2"/>
              </w:rPr>
            </w:pPr>
            <w:r>
              <w:rPr>
                <w:rFonts w:hint="eastAsia" w:ascii="宋体" w:hAnsi="宋体" w:cs="宋体"/>
                <w:kern w:val="2"/>
              </w:rPr>
              <w:t>20000</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29F9ADA9">
            <w:pPr>
              <w:pStyle w:val="52"/>
              <w:keepNext w:val="0"/>
              <w:keepLines w:val="0"/>
              <w:widowControl/>
              <w:suppressLineNumbers w:val="0"/>
              <w:spacing w:before="0" w:beforeAutospacing="0" w:after="0" w:afterAutospacing="0"/>
              <w:ind w:left="0" w:right="0" w:firstLine="0" w:firstLineChars="0"/>
              <w:rPr>
                <w:rFonts w:hint="eastAsia" w:ascii="宋体" w:hAnsi="宋体" w:cs="宋体"/>
                <w:kern w:val="2"/>
              </w:rPr>
            </w:pPr>
            <w:r>
              <w:rPr>
                <w:rFonts w:hint="eastAsia" w:ascii="宋体" w:hAnsi="宋体" w:cs="宋体"/>
                <w:kern w:val="2"/>
              </w:rPr>
              <w:t>包括调查员前往 3 家养老机构的往返交通费、入户调查的交通费</w:t>
            </w:r>
          </w:p>
        </w:tc>
      </w:tr>
      <w:tr w14:paraId="41FAA85D">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7A2599DC">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kern w:val="2"/>
              </w:rPr>
            </w:pPr>
            <w:r>
              <w:rPr>
                <w:rFonts w:hint="eastAsia" w:ascii="宋体" w:hAnsi="宋体" w:cs="宋体"/>
                <w:kern w:val="2"/>
              </w:rPr>
              <w:t>调查员劳务费</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0F8C930C">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kern w:val="2"/>
              </w:rPr>
            </w:pPr>
            <w:r>
              <w:rPr>
                <w:rFonts w:hint="eastAsia" w:ascii="宋体" w:hAnsi="宋体" w:cs="宋体"/>
                <w:kern w:val="2"/>
              </w:rPr>
              <w:t>30000</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1EF1EC15">
            <w:pPr>
              <w:pStyle w:val="52"/>
              <w:keepNext w:val="0"/>
              <w:keepLines w:val="0"/>
              <w:widowControl/>
              <w:suppressLineNumbers w:val="0"/>
              <w:spacing w:before="0" w:beforeAutospacing="0" w:after="0" w:afterAutospacing="0"/>
              <w:ind w:left="0" w:right="0" w:firstLine="480"/>
              <w:rPr>
                <w:rFonts w:hint="eastAsia" w:ascii="宋体" w:hAnsi="宋体" w:cs="宋体"/>
                <w:kern w:val="2"/>
              </w:rPr>
            </w:pPr>
            <w:r>
              <w:rPr>
                <w:rFonts w:hint="eastAsia" w:ascii="宋体" w:hAnsi="宋体" w:cs="宋体"/>
                <w:kern w:val="2"/>
              </w:rPr>
              <w:t>包括现场调查、问卷复核、数据录入的调查员劳务费用，按工作量核算</w:t>
            </w:r>
          </w:p>
        </w:tc>
      </w:tr>
      <w:tr w14:paraId="303E1C93">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4819BD3E">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kern w:val="2"/>
              </w:rPr>
            </w:pPr>
            <w:r>
              <w:rPr>
                <w:rFonts w:hint="eastAsia" w:ascii="宋体" w:hAnsi="宋体" w:cs="宋体"/>
                <w:kern w:val="2"/>
              </w:rPr>
              <w:t>数据录入与统计</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1E7DDBFA">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kern w:val="2"/>
              </w:rPr>
            </w:pPr>
            <w:r>
              <w:rPr>
                <w:rFonts w:hint="eastAsia" w:ascii="宋体" w:hAnsi="宋体" w:cs="宋体"/>
                <w:kern w:val="2"/>
              </w:rPr>
              <w:t>10000</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5D6CC13D">
            <w:pPr>
              <w:pStyle w:val="52"/>
              <w:keepNext w:val="0"/>
              <w:keepLines w:val="0"/>
              <w:widowControl/>
              <w:suppressLineNumbers w:val="0"/>
              <w:spacing w:before="0" w:beforeAutospacing="0" w:after="0" w:afterAutospacing="0"/>
              <w:ind w:left="0" w:right="0" w:firstLine="480"/>
              <w:rPr>
                <w:rFonts w:hint="eastAsia" w:ascii="宋体" w:hAnsi="宋体" w:cs="宋体"/>
                <w:kern w:val="2"/>
              </w:rPr>
            </w:pPr>
            <w:r>
              <w:rPr>
                <w:rFonts w:hint="eastAsia" w:ascii="宋体" w:hAnsi="宋体" w:cs="宋体"/>
                <w:kern w:val="2"/>
              </w:rPr>
              <w:t>包括数据库建立、数据清洗、统计分析的相关费用</w:t>
            </w:r>
          </w:p>
        </w:tc>
      </w:tr>
      <w:tr w14:paraId="6B170472">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59DAFDF4">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kern w:val="2"/>
              </w:rPr>
            </w:pPr>
            <w:r>
              <w:rPr>
                <w:rFonts w:hint="eastAsia" w:ascii="宋体" w:hAnsi="宋体" w:cs="宋体"/>
                <w:kern w:val="2"/>
              </w:rPr>
              <w:t>专家咨询费</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414D6F94">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kern w:val="2"/>
              </w:rPr>
            </w:pPr>
            <w:r>
              <w:rPr>
                <w:rFonts w:hint="eastAsia" w:ascii="宋体" w:hAnsi="宋体" w:cs="宋体"/>
                <w:kern w:val="2"/>
              </w:rPr>
              <w:t>15000</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52BE56DB">
            <w:pPr>
              <w:pStyle w:val="52"/>
              <w:keepNext w:val="0"/>
              <w:keepLines w:val="0"/>
              <w:widowControl/>
              <w:suppressLineNumbers w:val="0"/>
              <w:spacing w:before="0" w:beforeAutospacing="0" w:after="0" w:afterAutospacing="0"/>
              <w:ind w:left="0" w:right="0" w:firstLine="480"/>
              <w:rPr>
                <w:rFonts w:hint="eastAsia" w:ascii="宋体" w:hAnsi="宋体" w:cs="宋体"/>
                <w:kern w:val="2"/>
              </w:rPr>
            </w:pPr>
            <w:r>
              <w:rPr>
                <w:rFonts w:hint="eastAsia" w:ascii="宋体" w:hAnsi="宋体" w:cs="宋体"/>
                <w:kern w:val="2"/>
              </w:rPr>
              <w:t>包括自设问卷专家咨询、研究方案论证的专家咨询费用</w:t>
            </w:r>
          </w:p>
        </w:tc>
      </w:tr>
      <w:tr w14:paraId="7CC9E303">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6D12710A">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kern w:val="2"/>
              </w:rPr>
            </w:pPr>
            <w:r>
              <w:rPr>
                <w:rFonts w:hint="eastAsia" w:ascii="宋体" w:hAnsi="宋体" w:cs="宋体"/>
                <w:kern w:val="2"/>
              </w:rPr>
              <w:t>其他费用</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77876E90">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kern w:val="2"/>
              </w:rPr>
            </w:pPr>
            <w:r>
              <w:rPr>
                <w:rFonts w:hint="eastAsia" w:ascii="宋体" w:hAnsi="宋体" w:cs="宋体"/>
                <w:kern w:val="2"/>
              </w:rPr>
              <w:t>5000</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21A973BD">
            <w:pPr>
              <w:pStyle w:val="52"/>
              <w:keepNext w:val="0"/>
              <w:keepLines w:val="0"/>
              <w:widowControl/>
              <w:suppressLineNumbers w:val="0"/>
              <w:spacing w:before="0" w:beforeAutospacing="0" w:after="0" w:afterAutospacing="0"/>
              <w:ind w:left="0" w:right="0" w:firstLine="480"/>
              <w:rPr>
                <w:rFonts w:hint="eastAsia" w:ascii="宋体" w:hAnsi="宋体" w:cs="宋体"/>
                <w:kern w:val="2"/>
              </w:rPr>
            </w:pPr>
            <w:r>
              <w:rPr>
                <w:rFonts w:hint="eastAsia" w:ascii="宋体" w:hAnsi="宋体" w:cs="宋体"/>
                <w:kern w:val="2"/>
              </w:rPr>
              <w:t>包括文具、打印、资料整理等杂项费用</w:t>
            </w:r>
          </w:p>
        </w:tc>
      </w:tr>
      <w:tr w14:paraId="3FF38505">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6816E39F">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kern w:val="2"/>
              </w:rPr>
            </w:pPr>
            <w:r>
              <w:rPr>
                <w:rFonts w:hint="eastAsia" w:ascii="宋体" w:hAnsi="宋体" w:cs="宋体"/>
                <w:kern w:val="2"/>
              </w:rPr>
              <w:t>合计</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51273C6D">
            <w:pPr>
              <w:pStyle w:val="52"/>
              <w:keepNext w:val="0"/>
              <w:keepLines w:val="0"/>
              <w:widowControl/>
              <w:suppressLineNumbers w:val="0"/>
              <w:spacing w:before="0" w:beforeAutospacing="0" w:after="0" w:afterAutospacing="0"/>
              <w:ind w:left="0" w:right="0" w:firstLine="0" w:firstLineChars="0"/>
              <w:jc w:val="center"/>
              <w:rPr>
                <w:rFonts w:hint="eastAsia" w:ascii="宋体" w:hAnsi="宋体" w:cs="宋体"/>
                <w:kern w:val="2"/>
              </w:rPr>
            </w:pPr>
            <w:r>
              <w:rPr>
                <w:rFonts w:hint="eastAsia" w:ascii="宋体" w:hAnsi="宋体" w:cs="宋体"/>
                <w:kern w:val="2"/>
              </w:rPr>
              <w:t>90000</w:t>
            </w:r>
          </w:p>
        </w:tc>
        <w:tc>
          <w:tcPr>
            <w:tcW w:w="0" w:type="auto"/>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6946107D">
            <w:pPr>
              <w:pStyle w:val="52"/>
              <w:keepNext w:val="0"/>
              <w:keepLines w:val="0"/>
              <w:widowControl/>
              <w:suppressLineNumbers w:val="0"/>
              <w:spacing w:before="0" w:beforeAutospacing="0" w:after="0" w:afterAutospacing="0"/>
              <w:ind w:left="0" w:right="0" w:firstLine="480"/>
              <w:rPr>
                <w:rFonts w:hint="eastAsia" w:ascii="宋体" w:hAnsi="宋体" w:cs="宋体"/>
                <w:kern w:val="2"/>
              </w:rPr>
            </w:pPr>
            <w:r>
              <w:rPr>
                <w:rFonts w:hint="eastAsia" w:ascii="宋体" w:hAnsi="宋体" w:cs="宋体"/>
                <w:kern w:val="2"/>
              </w:rPr>
              <w:t>——</w:t>
            </w:r>
          </w:p>
        </w:tc>
      </w:tr>
    </w:tbl>
    <w:p w14:paraId="7C42E316">
      <w:pPr>
        <w:pStyle w:val="52"/>
        <w:ind w:firstLine="480"/>
      </w:pPr>
      <w:bookmarkStart w:id="31" w:name="_Toc226451852"/>
      <w:r>
        <w:t>十、</w:t>
      </w:r>
      <w:commentRangeStart w:id="21"/>
      <w:r>
        <w:t>参考文献</w:t>
      </w:r>
      <w:commentRangeEnd w:id="21"/>
      <w:r>
        <w:rPr>
          <w:rStyle w:val="31"/>
          <w:rFonts w:asciiTheme="minorHAnsi" w:hAnsiTheme="minorHAnsi" w:eastAsiaTheme="minorEastAsia" w:cstheme="minorBidi"/>
          <w:color w:val="auto"/>
          <w:kern w:val="2"/>
          <w14:ligatures w14:val="standardContextual"/>
        </w:rPr>
        <w:commentReference w:id="21"/>
      </w:r>
      <w:bookmarkEnd w:id="31"/>
    </w:p>
    <w:p w14:paraId="2D0EADC4">
      <w:pPr>
        <w:pStyle w:val="52"/>
        <w:ind w:firstLine="480"/>
      </w:pPr>
      <w:r>
        <w:t>[1] Yan X, Li Y, Fan S, et al. Prevalence, Geographic Variations, and Determinants of Pain Among Older Adults in China: A Cross-Sectional Study Based on a National Survey [J]. Healthcare, 2025,13 (2):156.</w:t>
      </w:r>
    </w:p>
    <w:p w14:paraId="272D0BE6">
      <w:pPr>
        <w:pStyle w:val="52"/>
        <w:ind w:firstLine="480"/>
      </w:pPr>
      <w:r>
        <w:t>[2] Raja SN, Carr DB, Cohen M, et al. The revised International Association for the Study of Pain definition of pain: concepts, challenges, and compromises [J]. Pain, 2020,161 (9):1976-1982.</w:t>
      </w:r>
    </w:p>
    <w:p w14:paraId="062E4C47">
      <w:pPr>
        <w:pStyle w:val="52"/>
        <w:ind w:firstLine="480"/>
      </w:pPr>
      <w:r>
        <w:t>[3] World Health Organization. ICD-11: International classification of diseases 11th revision [M]. Geneva: WHO, 2022.</w:t>
      </w:r>
    </w:p>
    <w:p w14:paraId="3930EB7A">
      <w:pPr>
        <w:pStyle w:val="52"/>
        <w:ind w:firstLine="480"/>
      </w:pPr>
      <w:r>
        <w:t>[4] Yan X, Li Y, Fan S, et al. Prevalence, Geographic Variations, and Determinants of Pain Among Older Adults in China: A Cross-Sectional Study Based on a National Survey [J]. Healthcare, 2025,13 (2):156.</w:t>
      </w:r>
    </w:p>
    <w:p w14:paraId="24C67D31">
      <w:pPr>
        <w:pStyle w:val="52"/>
        <w:ind w:firstLine="480"/>
      </w:pPr>
      <w:r>
        <w:t>[5] Ai D, Wang J, Li F, et al. Prevalence and influencing factors of chronic pain in middle-aged and older adults in China: Based on CHARLS 2018 [J]. Front Public Health, 2023,10:1001234.</w:t>
      </w:r>
    </w:p>
    <w:p w14:paraId="6DBD7A6B">
      <w:pPr>
        <w:pStyle w:val="52"/>
        <w:ind w:firstLine="480"/>
      </w:pPr>
      <w:r>
        <w:t>[6] Zhang Z, Wang L, Li Y, et al. Prevalence and influencing factors of chronic pain among older adults aged 65 years and above in 18 longevity areas in China [J]. Zhonghua Liu Xing Bing Xue Za Zhi, 2026,47 (1):45-52.</w:t>
      </w:r>
    </w:p>
    <w:p w14:paraId="190E4EDD">
      <w:pPr>
        <w:pStyle w:val="52"/>
        <w:ind w:firstLine="480"/>
      </w:pPr>
      <w:r>
        <w:t>[7] 赵丽，李红。老年慢性疼痛管理研究进展 [J]. 丽水学院学报，2024,46 (3):78-84.</w:t>
      </w:r>
    </w:p>
    <w:p w14:paraId="54F42EA7">
      <w:pPr>
        <w:pStyle w:val="52"/>
        <w:ind w:firstLine="480"/>
      </w:pPr>
      <w:r>
        <w:t>[8] 中华医学会疼痛学分会。老年慢性疼痛诊疗指南（2024 版）[J]. 中华疼痛医学杂志，2024,30 (5):321-340.</w:t>
      </w:r>
    </w:p>
    <w:p w14:paraId="36AEA99D">
      <w:pPr>
        <w:pStyle w:val="52"/>
        <w:ind w:firstLine="480"/>
      </w:pPr>
      <w:r>
        <w:t>[9] Ai D, Wang J, Li F, et al. Prevalence and influencing factors of chronic pain in middle-aged and older adults in China: Based on CHARLS 2018 [J]. Front Public Health, 2023,10:1001234.</w:t>
      </w:r>
    </w:p>
    <w:p w14:paraId="65ADC9EB">
      <w:pPr>
        <w:pStyle w:val="52"/>
        <w:ind w:firstLine="480"/>
      </w:pPr>
      <w:r>
        <w:t>[10] Han S, Chen Y, Wang Z. Social Connection and Chronic Pain: A Cohort Study [J]. J Pain Res, 2025,18:521-534.</w:t>
      </w:r>
    </w:p>
    <w:p w14:paraId="57282D10">
      <w:pPr>
        <w:pStyle w:val="52"/>
        <w:ind w:firstLine="480"/>
      </w:pPr>
      <w:r>
        <w:t>[11] Wang F, Liu Y, Zhang J. How air pollution relates to chronic pain: A cohort study in China [J]. Age Ageing, 2025,54 (2):afae289.</w:t>
      </w:r>
    </w:p>
    <w:p w14:paraId="3B559FD8">
      <w:pPr>
        <w:pStyle w:val="52"/>
        <w:ind w:firstLine="480"/>
      </w:pPr>
      <w:r>
        <w:t>[12] 张玉，王静，李芳。中国老年人慢性疼痛影响因素的系统综述 [J]. 中国公共卫生，2024,40 (3):289-295.</w:t>
      </w:r>
    </w:p>
    <w:p w14:paraId="5EE203EC">
      <w:pPr>
        <w:pStyle w:val="52"/>
        <w:ind w:firstLine="480"/>
      </w:pPr>
      <w:r>
        <w:t>[13] 李芳，刘敏，王丽。中国老年人疼痛管理研究现状与展望 [J]. 中国老年学杂志，2024,44 (8):1987-1991.</w:t>
      </w:r>
    </w:p>
    <w:p w14:paraId="1FBD6880">
      <w:pPr>
        <w:pStyle w:val="52"/>
        <w:ind w:firstLine="480"/>
      </w:pPr>
      <w:r>
        <w:t>[14] 王丽，李红，赵丽。老年慢性疼痛患者未满足需求的研究进展 [J]. 护理学杂志，2025,40 (2):105-109.</w:t>
      </w:r>
    </w:p>
    <w:p w14:paraId="405EC254">
      <w:pPr>
        <w:pStyle w:val="52"/>
        <w:ind w:firstLine="480"/>
      </w:pPr>
      <w:r>
        <w:t>[15] 陈曦，张平，李明。从证据到政策：老年慢性疼痛管理的研究转化路径 [J]. 中国卫生政策研究，2024,17 (6):45-51.</w:t>
      </w:r>
    </w:p>
    <w:p w14:paraId="0E51E377">
      <w:pPr>
        <w:pStyle w:val="52"/>
        <w:ind w:firstLine="480"/>
      </w:pPr>
      <w:r>
        <w:t>[16] 国家卫生健康委员会。关于印发 "十四五" 健康老龄化规划的通知 [Z]. 2022.</w:t>
      </w:r>
    </w:p>
    <w:p w14:paraId="769002A0">
      <w:pPr>
        <w:pStyle w:val="52"/>
        <w:ind w:firstLine="480"/>
      </w:pPr>
      <w:r>
        <w:t>[17] 中华人民共和国老年人权益保障法 [Z]. 2018 年修正.</w:t>
      </w:r>
    </w:p>
    <w:p w14:paraId="0DC1AF63">
      <w:pPr>
        <w:pStyle w:val="52"/>
        <w:ind w:firstLine="480"/>
      </w:pPr>
      <w:r>
        <w:t>[18] Andersen RM. Revisiting the behavioral model and access to medical care: does it matter?[J]. J Health Soc Behav, 1995,36 (1):1-10.</w:t>
      </w:r>
    </w:p>
    <w:p w14:paraId="5A7214CC">
      <w:pPr>
        <w:pStyle w:val="52"/>
        <w:ind w:firstLine="480"/>
      </w:pPr>
      <w:r>
        <w:t>[19] 刘敏，王丽，李芳。中国老年人镇痛药物使用现状及影响因素分析 [J]. 药物流行病学杂志，2025,34 (1):23-29.</w:t>
      </w:r>
    </w:p>
    <w:p w14:paraId="6594B9E9">
      <w:pPr>
        <w:pStyle w:val="52"/>
        <w:ind w:firstLine="480"/>
      </w:pPr>
      <w:r>
        <w:t>[20] 杨帆，张平，陈曦。老年人慢性疼痛药物治疗依从性研究 [J]. 中国疼痛医学杂志，2024,30 (6):432-438.</w:t>
      </w:r>
    </w:p>
    <w:p w14:paraId="15AD1DC0">
      <w:pPr>
        <w:pStyle w:val="52"/>
        <w:ind w:firstLine="480"/>
      </w:pPr>
      <w:r>
        <w:t>[21] He Y, Zhang Y, Xu J, et al. The effectiveness, acceptability, and sustainability of non-pharmacological interventions for chronic pain management in older adults in mainland China: A systematic review [J]. Geriatr Nurs, 2024,55:112-125.</w:t>
      </w:r>
    </w:p>
    <w:p w14:paraId="2D5B1D20">
      <w:pPr>
        <w:pStyle w:val="52"/>
        <w:ind w:firstLine="480"/>
      </w:pPr>
      <w:r>
        <w:t>[22] 中华医学会疼痛学分会。中国慢性疼痛诊疗指南（2024 版）[J]. 中华医学杂志，2024,104 (12):889-910.</w:t>
      </w:r>
    </w:p>
    <w:p w14:paraId="1B792E51">
      <w:pPr>
        <w:pStyle w:val="52"/>
        <w:ind w:firstLine="480"/>
      </w:pPr>
      <w:r>
        <w:t>[23] 孙婷，李红，赵丽。老年慢性疼痛患者健康教育需求的质性研究 [J]. 中国健康教育，2025,41 (1):56-60.</w:t>
      </w:r>
    </w:p>
    <w:p w14:paraId="12F29D2A">
      <w:pPr>
        <w:pStyle w:val="52"/>
        <w:ind w:firstLine="480"/>
      </w:pPr>
      <w:r>
        <w:t>[24] Cleeland CS, Ryan KM. Pain assessment: global use of the Brief Pain Inventory [J]. Ann Acad Med Singap, 1994,23 (2):129-138.</w:t>
      </w:r>
    </w:p>
    <w:p w14:paraId="00840F88">
      <w:pPr>
        <w:pStyle w:val="52"/>
        <w:ind w:firstLine="480"/>
      </w:pPr>
      <w:r>
        <w:t>[25] Bouhassira D, Attal N, Alchaar H, et al. Comparison of pain syndromes associated with nervous or somatic lesions and development of a new neuropathic pain diagnostic questionnaire (DN4)[J]. Pain, 2005,114 (1-2):29-36.</w:t>
      </w:r>
    </w:p>
    <w:p w14:paraId="65547B84">
      <w:pPr>
        <w:pStyle w:val="52"/>
        <w:ind w:firstLine="480"/>
      </w:pPr>
      <w:r>
        <w:t>[26] Andersen RM. National health surveys and the behavioral model of health services use [J]. Med Care, 2008,46 (7):647-653.</w:t>
      </w:r>
    </w:p>
    <w:p w14:paraId="7513701C">
      <w:pPr>
        <w:pStyle w:val="52"/>
        <w:ind w:firstLine="480"/>
      </w:pPr>
      <w:r>
        <w:t>[27] 方积乾。生物医学研究的统计方法（第 2 版）[M]. 北京：高等教育出版社，2018.</w:t>
      </w:r>
    </w:p>
    <w:p w14:paraId="05C0E2D4">
      <w:pPr>
        <w:pStyle w:val="52"/>
        <w:ind w:firstLine="480"/>
      </w:pPr>
      <w:r>
        <w:t>[28] Cleeland CS. The Brief Pain Inventory: User Guide [M]. Houston: MD Anderson Cancer Center, 1991.</w:t>
      </w:r>
    </w:p>
    <w:p w14:paraId="53CA8DD8">
      <w:pPr>
        <w:pStyle w:val="52"/>
        <w:ind w:firstLine="480"/>
      </w:pPr>
      <w:r>
        <w:t>[29] Kroenke K, Spitzer RL, Williams JB. The PHQ-9: validity of a brief depression severity measure [J]. J Gen Intern Med, 2001,16 (9):606-613.</w:t>
      </w:r>
    </w:p>
    <w:p w14:paraId="1CB08577">
      <w:pPr>
        <w:pStyle w:val="52"/>
        <w:ind w:firstLine="480"/>
      </w:pPr>
      <w:r>
        <w:t>[30] Spitzer RL, Kroenke K, Williams JB, et al. A brief measure for assessing generalized anxiety disorder: the GAD-7 [J]. Arch Intern Med, 2006,166 (10):1092-1097.</w:t>
      </w:r>
    </w:p>
    <w:p w14:paraId="3AFCF295">
      <w:pPr>
        <w:pStyle w:val="52"/>
        <w:ind w:firstLine="480"/>
      </w:pPr>
      <w:r>
        <w:t>[31] 孙振球。医学统计学（第 4 版）[M]. 北京：人民卫生出版社，2020.</w:t>
      </w:r>
    </w:p>
    <w:p w14:paraId="14F31B7E">
      <w:pPr>
        <w:pStyle w:val="52"/>
        <w:ind w:firstLine="480"/>
        <w:rPr>
          <w:rFonts w:hint="eastAsia" w:eastAsia="宋体"/>
          <w:lang w:eastAsia="zh-CN"/>
        </w:rPr>
      </w:pPr>
      <w:ins w:id="61" w:author="不点儿" w:date="2026-04-19T14:13:07Z">
        <w:r>
          <w:rPr>
            <w:rFonts w:hint="eastAsia" w:eastAsia="宋体"/>
            <w:lang w:eastAsia="zh-CN"/>
          </w:rPr>
          <w:t>[3</w:t>
        </w:r>
      </w:ins>
      <w:ins w:id="62" w:author="不点儿" w:date="2026-04-19T14:13:11Z">
        <w:r>
          <w:rPr>
            <w:rFonts w:hint="eastAsia"/>
            <w:lang w:val="en-US" w:eastAsia="zh-CN"/>
          </w:rPr>
          <w:t>2</w:t>
        </w:r>
      </w:ins>
      <w:ins w:id="63" w:author="不点儿" w:date="2026-04-19T14:13:07Z">
        <w:r>
          <w:rPr>
            <w:rFonts w:hint="eastAsia" w:eastAsia="宋体"/>
            <w:lang w:eastAsia="zh-CN"/>
          </w:rPr>
          <w:t>]</w:t>
        </w:r>
      </w:ins>
      <w:ins w:id="64" w:author="不点儿" w:date="2026-04-19T14:13:29Z">
        <w:r>
          <w:rPr>
            <w:rFonts w:hint="eastAsia"/>
            <w:lang w:val="en-US" w:eastAsia="zh-CN"/>
          </w:rPr>
          <w:t xml:space="preserve"> </w:t>
        </w:r>
      </w:ins>
      <w:ins w:id="65" w:author="不点儿" w:date="2026-04-19T14:13:25Z">
        <w:r>
          <w:rPr>
            <w:rFonts w:hint="eastAsia" w:eastAsia="宋体"/>
            <w:lang w:eastAsia="zh-CN"/>
          </w:rPr>
          <w:t>Healthcare 2025, 13(21): 2720. DOI: 10.3390/healthcare13212720</w:t>
        </w:r>
      </w:ins>
    </w:p>
    <w:sectPr>
      <w:footerReference r:id="rId5" w:type="default"/>
      <w:footerReference r:id="rId6" w:type="even"/>
      <w:pgSz w:w="11906" w:h="16838"/>
      <w:pgMar w:top="1440" w:right="1797" w:bottom="1440" w:left="1797"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ebuser" w:date="2026-04-14T08:34:00Z" w:initials="">
    <w:p w14:paraId="102D5707">
      <w:pPr>
        <w:pStyle w:val="12"/>
      </w:pPr>
      <w:r>
        <w:rPr>
          <w:rFonts w:hint="eastAsia"/>
        </w:rPr>
        <w:t>请按照首都医科大学的开题报告要求写</w:t>
      </w:r>
    </w:p>
  </w:comment>
  <w:comment w:id="1" w:author="webuser" w:date="2026-04-14T08:19:00Z" w:initials="">
    <w:p w14:paraId="6FCCD44A">
      <w:pPr>
        <w:pStyle w:val="12"/>
        <w:rPr>
          <w:rFonts w:hint="eastAsia"/>
        </w:rPr>
      </w:pPr>
      <w:r>
        <w:rPr>
          <w:rFonts w:hint="eastAsia"/>
        </w:rPr>
        <w:t>注意标书的规范性，后边的也是</w:t>
      </w:r>
    </w:p>
  </w:comment>
  <w:comment w:id="2" w:author="webuser" w:date="2026-04-14T08:23:00Z" w:initials="">
    <w:p w14:paraId="1B6112AA">
      <w:pPr>
        <w:pStyle w:val="12"/>
      </w:pPr>
      <w:r>
        <w:rPr>
          <w:rFonts w:hint="eastAsia"/>
        </w:rPr>
        <w:t>这个研究谈不上理论意义，就实打实地写“实践意义”就好啦</w:t>
      </w:r>
    </w:p>
    <w:p w14:paraId="6D150204">
      <w:pPr>
        <w:pStyle w:val="12"/>
        <w:rPr>
          <w:rFonts w:hint="eastAsia"/>
        </w:rPr>
      </w:pPr>
    </w:p>
  </w:comment>
  <w:comment w:id="3" w:author="webuser" w:date="2026-04-14T08:24:00Z" w:initials="">
    <w:p w14:paraId="5211F572">
      <w:pPr>
        <w:pStyle w:val="12"/>
      </w:pPr>
      <w:r>
        <w:rPr>
          <w:rFonts w:hint="eastAsia"/>
        </w:rPr>
        <w:t>请你认真研读已毕业学生的开题报告。</w:t>
      </w:r>
    </w:p>
    <w:p w14:paraId="03341998">
      <w:pPr>
        <w:pStyle w:val="12"/>
        <w:rPr>
          <w:rFonts w:hint="eastAsia"/>
        </w:rPr>
      </w:pPr>
      <w:r>
        <w:rPr>
          <w:rFonts w:hint="eastAsia"/>
        </w:rPr>
        <w:t>文献综述是需要单独写的，立项依据是在充分的文献综述基础上展示“科学问题的凝练过程”。</w:t>
      </w:r>
    </w:p>
  </w:comment>
  <w:comment w:id="4" w:author="webuser" w:date="2026-04-14T08:36:00Z" w:initials="">
    <w:p w14:paraId="517BE614">
      <w:pPr>
        <w:pStyle w:val="12"/>
        <w:rPr>
          <w:rFonts w:hint="eastAsia"/>
        </w:rPr>
      </w:pPr>
      <w:r>
        <w:rPr>
          <w:rFonts w:hint="eastAsia"/>
        </w:rPr>
        <w:t>合并为一段话，主要先后逻辑</w:t>
      </w:r>
    </w:p>
  </w:comment>
  <w:comment w:id="5" w:author="webuser" w:date="2026-04-14T08:35:00Z" w:initials="">
    <w:p w14:paraId="04C0D602">
      <w:pPr>
        <w:pStyle w:val="12"/>
      </w:pPr>
      <w:r>
        <w:rPr>
          <w:rFonts w:hint="eastAsia"/>
        </w:rPr>
        <w:t>你这个研究本来就是做一次问卷调查，不需要分开写研究内容</w:t>
      </w:r>
    </w:p>
  </w:comment>
  <w:comment w:id="6" w:author="webuser" w:date="2026-04-14T08:37:00Z" w:initials="">
    <w:p w14:paraId="3964E9EC">
      <w:pPr>
        <w:pStyle w:val="12"/>
      </w:pPr>
      <w:r>
        <w:rPr>
          <w:rFonts w:hint="eastAsia"/>
        </w:rPr>
        <w:t>你是要基于这个理论框架来编制调查问卷，还是作为统计分析的基础框架？</w:t>
      </w:r>
    </w:p>
    <w:p w14:paraId="6ADB14CA">
      <w:pPr>
        <w:pStyle w:val="12"/>
      </w:pPr>
    </w:p>
    <w:p w14:paraId="71EF8959">
      <w:pPr>
        <w:pStyle w:val="12"/>
      </w:pPr>
      <w:r>
        <w:rPr>
          <w:rFonts w:hint="eastAsia"/>
        </w:rPr>
        <w:t>还是提出科学问题的理论框架？</w:t>
      </w:r>
    </w:p>
    <w:p w14:paraId="2459FD8C">
      <w:pPr>
        <w:pStyle w:val="12"/>
        <w:rPr>
          <w:rFonts w:hint="eastAsia"/>
        </w:rPr>
      </w:pPr>
    </w:p>
  </w:comment>
  <w:comment w:id="7" w:author="webuser" w:date="2026-04-14T08:39:00Z" w:initials="">
    <w:p w14:paraId="383C7FB5">
      <w:pPr>
        <w:pStyle w:val="12"/>
        <w:rPr>
          <w:rFonts w:hint="eastAsia"/>
        </w:rPr>
      </w:pPr>
      <w:r>
        <w:rPr>
          <w:rFonts w:hint="eastAsia"/>
        </w:rPr>
        <w:t>横断面研究不需要构建“研究假设”！！！</w:t>
      </w:r>
    </w:p>
  </w:comment>
  <w:comment w:id="9" w:author="webuser" w:date="2026-04-14T08:43:00Z" w:initials="">
    <w:p w14:paraId="04427741">
      <w:pPr>
        <w:pStyle w:val="12"/>
      </w:pPr>
      <w:r>
        <w:rPr>
          <w:rFonts w:hint="eastAsia"/>
        </w:rPr>
        <w:t>这条也没有必要</w:t>
      </w:r>
    </w:p>
  </w:comment>
  <w:comment w:id="10" w:author="webuser" w:date="2026-04-14T08:43:00Z" w:initials="">
    <w:p w14:paraId="453D1CC7">
      <w:pPr>
        <w:pStyle w:val="12"/>
        <w:rPr>
          <w:rFonts w:hint="eastAsia"/>
        </w:rPr>
      </w:pPr>
      <w:r>
        <w:rPr>
          <w:rFonts w:hint="eastAsia"/>
        </w:rPr>
        <w:t>此类人群不需要排除，统计分析时描述清楚即可</w:t>
      </w:r>
    </w:p>
  </w:comment>
  <w:comment w:id="8" w:author="webuser" w:date="2026-04-14T08:41:00Z" w:initials="">
    <w:p w14:paraId="4D0E93D5">
      <w:pPr>
        <w:pStyle w:val="12"/>
      </w:pPr>
      <w:r>
        <w:rPr>
          <w:rFonts w:hint="eastAsia"/>
        </w:rPr>
        <w:t>不要用表格展示。</w:t>
      </w:r>
    </w:p>
    <w:p w14:paraId="14C7F23B">
      <w:pPr>
        <w:pStyle w:val="12"/>
      </w:pPr>
      <w:r>
        <w:rPr>
          <w:rFonts w:hint="eastAsia"/>
        </w:rPr>
        <w:t>纳入标准：（1）……；（2）；</w:t>
      </w:r>
    </w:p>
    <w:p w14:paraId="73B5692A">
      <w:pPr>
        <w:pStyle w:val="12"/>
        <w:rPr>
          <w:rFonts w:hint="eastAsia"/>
        </w:rPr>
      </w:pPr>
    </w:p>
  </w:comment>
  <w:comment w:id="11" w:author="webuser" w:date="2026-04-14T08:46:00Z" w:initials="">
    <w:p w14:paraId="3E582D28">
      <w:pPr>
        <w:pStyle w:val="12"/>
        <w:rPr>
          <w:rFonts w:hint="eastAsia"/>
        </w:rPr>
      </w:pPr>
      <w:r>
        <w:rPr>
          <w:rFonts w:hint="eastAsia"/>
        </w:rPr>
        <w:t>如果养老机构的规模不是很大的话，可以针对养老机构内住院的所有老人开展调查（整群）</w:t>
      </w:r>
    </w:p>
  </w:comment>
  <w:comment w:id="12" w:author="webuser" w:date="2026-04-14T08:56:00Z" w:initials="">
    <w:p w14:paraId="308595CE">
      <w:pPr>
        <w:pStyle w:val="12"/>
        <w:rPr>
          <w:rFonts w:hint="eastAsia"/>
        </w:rPr>
      </w:pPr>
      <w:r>
        <w:rPr>
          <w:rFonts w:hint="eastAsia"/>
        </w:rPr>
        <w:t>最好在答辩前把问卷设计出来，附在最后</w:t>
      </w:r>
    </w:p>
  </w:comment>
  <w:comment w:id="13" w:author="webuser" w:date="2026-04-14T08:49:00Z" w:initials="">
    <w:p w14:paraId="0B466FCD">
      <w:pPr>
        <w:pStyle w:val="12"/>
        <w:rPr>
          <w:rFonts w:hint="eastAsia"/>
        </w:rPr>
      </w:pPr>
      <w:r>
        <w:rPr>
          <w:rFonts w:hint="eastAsia"/>
        </w:rPr>
        <w:t>不要强调两份问卷，就是一份问卷</w:t>
      </w:r>
    </w:p>
  </w:comment>
  <w:comment w:id="14" w:author="webuser" w:date="2026-04-14T08:50:00Z" w:initials="">
    <w:p w14:paraId="62B7F5D2">
      <w:pPr>
        <w:pStyle w:val="12"/>
      </w:pPr>
      <w:r>
        <w:rPr>
          <w:rFonts w:hint="eastAsia"/>
        </w:rPr>
        <w:t>我们的研究只是用问卷收集信息，不是开发量表，不需要进行信效度评价</w:t>
      </w:r>
    </w:p>
  </w:comment>
  <w:comment w:id="15" w:author="webuser" w:date="2026-04-14T08:50:00Z" w:initials="">
    <w:p w14:paraId="77E01C40">
      <w:pPr>
        <w:pStyle w:val="12"/>
      </w:pPr>
      <w:r>
        <w:rPr>
          <w:rFonts w:hint="eastAsia"/>
        </w:rPr>
        <w:t>谁充当调查员？</w:t>
      </w:r>
    </w:p>
  </w:comment>
  <w:comment w:id="16" w:author="webuser" w:date="2026-04-14T08:51:00Z" w:initials="">
    <w:p w14:paraId="16413FD3">
      <w:pPr>
        <w:pStyle w:val="12"/>
      </w:pPr>
      <w:r>
        <w:rPr>
          <w:rFonts w:hint="eastAsia"/>
        </w:rPr>
        <w:t>到病房内？</w:t>
      </w:r>
    </w:p>
  </w:comment>
  <w:comment w:id="17" w:author="webuser" w:date="2026-04-14T08:51:00Z" w:initials="">
    <w:p w14:paraId="4A8AE69E">
      <w:pPr>
        <w:pStyle w:val="12"/>
      </w:pPr>
      <w:r>
        <w:rPr>
          <w:rFonts w:hint="eastAsia"/>
        </w:rPr>
        <w:t>不要用表格形式</w:t>
      </w:r>
    </w:p>
  </w:comment>
  <w:comment w:id="18" w:author="webuser" w:date="2026-04-14T08:52:00Z" w:initials="">
    <w:p w14:paraId="64BD04CD">
      <w:pPr>
        <w:pStyle w:val="12"/>
        <w:rPr>
          <w:rFonts w:hint="eastAsia"/>
        </w:rPr>
      </w:pPr>
      <w:r>
        <w:rPr>
          <w:rFonts w:hint="eastAsia"/>
        </w:rPr>
        <w:t>一般是绘制一个技术路线图</w:t>
      </w:r>
    </w:p>
  </w:comment>
  <w:comment w:id="19" w:author="webuser" w:date="2026-04-14T08:53:00Z" w:initials="">
    <w:p w14:paraId="3020EA97">
      <w:pPr>
        <w:pStyle w:val="12"/>
      </w:pPr>
      <w:r>
        <w:rPr>
          <w:rFonts w:hint="eastAsia"/>
        </w:rPr>
        <w:t>删除预期结果相关内容！！！</w:t>
      </w:r>
    </w:p>
  </w:comment>
  <w:comment w:id="20" w:author="webuser" w:date="2026-04-14T08:53:00Z" w:initials="">
    <w:p w14:paraId="2CA6104B">
      <w:pPr>
        <w:pStyle w:val="12"/>
      </w:pPr>
      <w:r>
        <w:rPr>
          <w:rFonts w:hint="eastAsia"/>
        </w:rPr>
        <w:t>创新点写的谦虚一点</w:t>
      </w:r>
    </w:p>
    <w:p w14:paraId="144566C7">
      <w:pPr>
        <w:pStyle w:val="12"/>
        <w:rPr>
          <w:rFonts w:hint="eastAsia"/>
        </w:rPr>
      </w:pPr>
      <w:r>
        <w:rPr>
          <w:rFonts w:hint="eastAsia"/>
        </w:rPr>
        <w:t>说句老实话，这个研究没有什么真正意义上的创新点。顶多是填补“养老机构老人的一个数据空白”，如果别人没做过的话。</w:t>
      </w:r>
    </w:p>
  </w:comment>
  <w:comment w:id="21" w:author="webuser" w:date="2026-04-14T08:55:00Z" w:initials="">
    <w:p w14:paraId="0B5B35E0">
      <w:pPr>
        <w:pStyle w:val="12"/>
      </w:pPr>
      <w:bookmarkStart w:id="32" w:name="_GoBack"/>
      <w:r>
        <w:rPr>
          <w:rFonts w:hint="eastAsia"/>
        </w:rPr>
        <w:t>还是不够！</w:t>
      </w:r>
    </w:p>
    <w:bookmarkEnd w:id="32"/>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02D5707" w15:done="0"/>
  <w15:commentEx w15:paraId="6FCCD44A" w15:done="0"/>
  <w15:commentEx w15:paraId="6D150204" w15:done="1"/>
  <w15:commentEx w15:paraId="03341998" w15:done="0"/>
  <w15:commentEx w15:paraId="517BE614" w15:done="0"/>
  <w15:commentEx w15:paraId="04C0D602" w15:done="0"/>
  <w15:commentEx w15:paraId="2459FD8C" w15:done="0"/>
  <w15:commentEx w15:paraId="383C7FB5" w15:done="0"/>
  <w15:commentEx w15:paraId="04427741" w15:done="0"/>
  <w15:commentEx w15:paraId="453D1CC7" w15:done="0"/>
  <w15:commentEx w15:paraId="73B5692A" w15:done="0"/>
  <w15:commentEx w15:paraId="3E582D28" w15:done="0"/>
  <w15:commentEx w15:paraId="308595CE" w15:done="0"/>
  <w15:commentEx w15:paraId="0B466FCD" w15:done="0"/>
  <w15:commentEx w15:paraId="62B7F5D2" w15:done="0"/>
  <w15:commentEx w15:paraId="77E01C40" w15:done="0"/>
  <w15:commentEx w15:paraId="16413FD3" w15:done="0"/>
  <w15:commentEx w15:paraId="4A8AE69E" w15:done="0"/>
  <w15:commentEx w15:paraId="64BD04CD" w15:done="0"/>
  <w15:commentEx w15:paraId="3020EA97" w15:done="0"/>
  <w15:commentEx w15:paraId="144566C7" w15:done="0"/>
  <w15:commentEx w15:paraId="0B5B35E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DengXian">
    <w:altName w:val="汉仪中等线KW"/>
    <w:panose1 w:val="02010600030101010101"/>
    <w:charset w:val="86"/>
    <w:family w:val="auto"/>
    <w:pitch w:val="default"/>
    <w:sig w:usb0="00000000" w:usb1="00000000" w:usb2="00000016" w:usb3="00000000" w:csb0="0004000F" w:csb1="00000000"/>
  </w:font>
  <w:font w:name="等线">
    <w:altName w:val="汉仪中等线KW"/>
    <w:panose1 w:val="02010600030101010101"/>
    <w:charset w:val="86"/>
    <w:family w:val="auto"/>
    <w:pitch w:val="default"/>
    <w:sig w:usb0="00000000" w:usb1="00000000" w:usb2="00000016" w:usb3="00000000" w:csb0="0004000F" w:csb1="00000000"/>
  </w:font>
  <w:font w:name="等线 Light">
    <w:altName w:val="汉仪中等线KW"/>
    <w:panose1 w:val="02010600030101010101"/>
    <w:charset w:val="86"/>
    <w:family w:val="auto"/>
    <w:pitch w:val="default"/>
    <w:sig w:usb0="00000000" w:usb1="00000000" w:usb2="00000016" w:usb3="00000000" w:csb0="0004000F" w:csb1="00000000"/>
  </w:font>
  <w:font w:name="宋体-简">
    <w:panose1 w:val="02010800040101010101"/>
    <w:charset w:val="86"/>
    <w:family w:val="roman"/>
    <w:pitch w:val="default"/>
    <w:sig w:usb0="00000001" w:usb1="080F0000" w:usb2="00000000" w:usb3="00000000" w:csb0="00040000" w:csb1="00000000"/>
  </w:font>
  <w:font w:name="Cambria Math">
    <w:altName w:val="Kingsoft Math"/>
    <w:panose1 w:val="02040503050406030204"/>
    <w:charset w:val="00"/>
    <w:family w:val="roman"/>
    <w:pitch w:val="default"/>
    <w:sig w:usb0="00000000" w:usb1="00000000" w:usb2="02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等线 Light">
    <w:altName w:val="汉仪中等线KW"/>
    <w:panose1 w:val="00000000000000000000"/>
    <w:charset w:val="00"/>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冬青黑体简体中文">
    <w:panose1 w:val="020B0300000000000000"/>
    <w:charset w:val="86"/>
    <w:family w:val="auto"/>
    <w:pitch w:val="default"/>
    <w:sig w:usb0="A00002BF" w:usb1="1ACF7CFA" w:usb2="00000016" w:usb3="00000000" w:csb0="00060007" w:csb1="00000000"/>
  </w:font>
  <w:font w:name="汉仪书宋二KW">
    <w:panose1 w:val="00020600040101010101"/>
    <w:charset w:val="86"/>
    <w:family w:val="auto"/>
    <w:pitch w:val="default"/>
    <w:sig w:usb0="A00002BF" w:usb1="18EF7CFA" w:usb2="00000016" w:usb3="00000000" w:csb0="00040000" w:csb1="00000000"/>
  </w:font>
  <w:font w:name="Kingsoft Math">
    <w:panose1 w:val="02040503050406030204"/>
    <w:charset w:val="00"/>
    <w:family w:val="auto"/>
    <w:pitch w:val="default"/>
    <w:sig w:usb0="80000087" w:usb1="00002068" w:usb2="00000000" w:usb3="00000000" w:csb0="2000019F"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1"/>
    </w:sdtPr>
    <w:sdtEndPr>
      <w:rPr>
        <w:rStyle w:val="29"/>
      </w:rPr>
    </w:sdtEndPr>
    <w:sdtContent>
      <w:p w14:paraId="7BF73282">
        <w:pPr>
          <w:pStyle w:val="17"/>
          <w:framePr w:wrap="auto" w:vAnchor="text" w:hAnchor="margin" w:xAlign="center" w:y="1"/>
          <w:rPr>
            <w:rStyle w:val="29"/>
          </w:rPr>
        </w:pPr>
        <w:r>
          <w:rPr>
            <w:rStyle w:val="29"/>
          </w:rPr>
          <w:fldChar w:fldCharType="begin"/>
        </w:r>
        <w:r>
          <w:rPr>
            <w:rStyle w:val="29"/>
          </w:rPr>
          <w:instrText xml:space="preserve"> PAGE </w:instrText>
        </w:r>
        <w:r>
          <w:rPr>
            <w:rStyle w:val="29"/>
          </w:rPr>
          <w:fldChar w:fldCharType="separate"/>
        </w:r>
        <w:r>
          <w:rPr>
            <w:rStyle w:val="29"/>
          </w:rPr>
          <w:t>14</w:t>
        </w:r>
        <w:r>
          <w:rPr>
            <w:rStyle w:val="29"/>
          </w:rPr>
          <w:fldChar w:fldCharType="end"/>
        </w:r>
      </w:p>
    </w:sdtContent>
  </w:sdt>
  <w:p w14:paraId="55598E33">
    <w:pPr>
      <w:pStyle w:val="1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862848280"/>
    </w:sdtPr>
    <w:sdtEndPr>
      <w:rPr>
        <w:rStyle w:val="29"/>
      </w:rPr>
    </w:sdtEndPr>
    <w:sdtContent>
      <w:p w14:paraId="4D7270B0">
        <w:pPr>
          <w:pStyle w:val="17"/>
          <w:framePr w:wrap="auto" w:vAnchor="text" w:hAnchor="margin" w:xAlign="center" w:y="1"/>
          <w:rPr>
            <w:rStyle w:val="29"/>
          </w:rPr>
        </w:pPr>
        <w:r>
          <w:rPr>
            <w:rStyle w:val="29"/>
          </w:rPr>
          <w:fldChar w:fldCharType="begin"/>
        </w:r>
        <w:r>
          <w:rPr>
            <w:rStyle w:val="29"/>
          </w:rPr>
          <w:instrText xml:space="preserve"> PAGE </w:instrText>
        </w:r>
        <w:r>
          <w:rPr>
            <w:rStyle w:val="29"/>
          </w:rPr>
          <w:fldChar w:fldCharType="end"/>
        </w:r>
      </w:p>
    </w:sdtContent>
  </w:sdt>
  <w:p w14:paraId="3A59E774">
    <w:pPr>
      <w:pStyle w:val="17"/>
    </w:pPr>
  </w:p>
</w:ft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ebuser">
    <w15:presenceInfo w15:providerId="None" w15:userId="webuser"/>
  </w15:person>
  <w15:person w15:author="不点儿">
    <w15:presenceInfo w15:providerId="WPS Office" w15:userId="26268087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4"/>
  <w:bordersDoNotSurroundHeader w:val="1"/>
  <w:bordersDoNotSurroundFooter w:val="1"/>
  <w:trackRevisions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746D"/>
    <w:rsid w:val="00003410"/>
    <w:rsid w:val="000E1132"/>
    <w:rsid w:val="001F5FFC"/>
    <w:rsid w:val="00207F8E"/>
    <w:rsid w:val="002C5DF0"/>
    <w:rsid w:val="0034746D"/>
    <w:rsid w:val="003A5726"/>
    <w:rsid w:val="00443DBB"/>
    <w:rsid w:val="004C2480"/>
    <w:rsid w:val="0051595C"/>
    <w:rsid w:val="00640D9D"/>
    <w:rsid w:val="00912370"/>
    <w:rsid w:val="009276B7"/>
    <w:rsid w:val="009D47D8"/>
    <w:rsid w:val="009F2FB8"/>
    <w:rsid w:val="00A6061B"/>
    <w:rsid w:val="00A63E7D"/>
    <w:rsid w:val="00B204D4"/>
    <w:rsid w:val="00B6179D"/>
    <w:rsid w:val="00BA4741"/>
    <w:rsid w:val="00BA5019"/>
    <w:rsid w:val="00BB07DB"/>
    <w:rsid w:val="00C0786D"/>
    <w:rsid w:val="00C206AB"/>
    <w:rsid w:val="00CA6FA4"/>
    <w:rsid w:val="00D3681E"/>
    <w:rsid w:val="00E1136C"/>
    <w:rsid w:val="00E13DB7"/>
    <w:rsid w:val="00E45413"/>
    <w:rsid w:val="00EB477E"/>
    <w:rsid w:val="09B07E99"/>
    <w:rsid w:val="0B226B74"/>
    <w:rsid w:val="11A43C85"/>
    <w:rsid w:val="4B864A5F"/>
    <w:rsid w:val="630C2BBF"/>
    <w:rsid w:val="6F046E40"/>
    <w:rsid w:val="7568637B"/>
    <w:rsid w:val="7B4A207F"/>
    <w:rsid w:val="7FBD2066"/>
    <w:rsid w:val="7FF15574"/>
    <w:rsid w:val="BEF5B045"/>
    <w:rsid w:val="FBF550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DengXian" w:hAnsi="DengXian" w:eastAsia="DengXi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uiPriority="99"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14:ligatures w14:val="standardContextual"/>
    </w:rPr>
  </w:style>
  <w:style w:type="paragraph" w:styleId="2">
    <w:name w:val="heading 1"/>
    <w:basedOn w:val="1"/>
    <w:next w:val="1"/>
    <w:link w:val="32"/>
    <w:qFormat/>
    <w:uiPriority w:val="9"/>
    <w:pPr>
      <w:keepNext/>
      <w:keepLines/>
      <w:spacing w:before="480" w:after="80" w:line="360" w:lineRule="auto"/>
      <w:jc w:val="center"/>
      <w:outlineLvl w:val="0"/>
    </w:pPr>
    <w:rPr>
      <w:rFonts w:eastAsia="黑体" w:asciiTheme="majorHAnsi" w:hAnsiTheme="majorHAnsi" w:cstheme="majorBidi"/>
      <w:b/>
      <w:color w:val="000000" w:themeColor="text1"/>
      <w:sz w:val="28"/>
      <w:szCs w:val="48"/>
      <w14:textFill>
        <w14:solidFill>
          <w14:schemeClr w14:val="tx1"/>
        </w14:solidFill>
      </w14:textFill>
    </w:rPr>
  </w:style>
  <w:style w:type="paragraph" w:styleId="3">
    <w:name w:val="heading 2"/>
    <w:basedOn w:val="1"/>
    <w:next w:val="1"/>
    <w:link w:val="33"/>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34"/>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35"/>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36"/>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37"/>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38"/>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9"/>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40"/>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7">
    <w:name w:val="Default Paragraph Font"/>
    <w:semiHidden/>
    <w:unhideWhenUsed/>
    <w:uiPriority w:val="1"/>
  </w:style>
  <w:style w:type="table" w:default="1" w:styleId="26">
    <w:name w:val="Normal Table"/>
    <w:semiHidden/>
    <w:unhideWhenUsed/>
    <w:uiPriority w:val="99"/>
    <w:pPr>
      <w:keepNext w:val="0"/>
      <w:keepLines w:val="0"/>
      <w:widowControl/>
      <w:suppressLineNumbers w:val="0"/>
      <w:spacing w:before="0" w:beforeAutospacing="0" w:after="0" w:afterAutospacing="0"/>
      <w:ind w:left="0" w:right="0"/>
    </w:pPr>
    <w:rPr>
      <w:rFonts w:hint="eastAsia" w:ascii="DengXian" w:hAnsi="DengXian" w:eastAsia="DengXian" w:cs="DengXian"/>
      <w:kern w:val="2"/>
      <w:sz w:val="21"/>
      <w:szCs w:val="24"/>
    </w:rPr>
    <w:tblPr>
      <w:tblCellMar>
        <w:top w:w="0" w:type="dxa"/>
        <w:left w:w="108" w:type="dxa"/>
        <w:bottom w:w="0" w:type="dxa"/>
        <w:right w:w="108" w:type="dxa"/>
      </w:tblCellMar>
    </w:tblPr>
  </w:style>
  <w:style w:type="paragraph" w:styleId="11">
    <w:name w:val="toc 7"/>
    <w:basedOn w:val="1"/>
    <w:next w:val="1"/>
    <w:autoRedefine/>
    <w:unhideWhenUsed/>
    <w:uiPriority w:val="39"/>
    <w:pPr>
      <w:ind w:left="1260"/>
      <w:jc w:val="left"/>
    </w:pPr>
    <w:rPr>
      <w:rFonts w:eastAsiaTheme="minorHAnsi"/>
      <w:sz w:val="18"/>
      <w:szCs w:val="18"/>
    </w:rPr>
  </w:style>
  <w:style w:type="paragraph" w:styleId="12">
    <w:name w:val="annotation text"/>
    <w:basedOn w:val="1"/>
    <w:link w:val="55"/>
    <w:semiHidden/>
    <w:unhideWhenUsed/>
    <w:uiPriority w:val="99"/>
    <w:pPr>
      <w:jc w:val="left"/>
    </w:pPr>
  </w:style>
  <w:style w:type="paragraph" w:styleId="13">
    <w:name w:val="toc 5"/>
    <w:basedOn w:val="1"/>
    <w:next w:val="1"/>
    <w:autoRedefine/>
    <w:unhideWhenUsed/>
    <w:uiPriority w:val="39"/>
    <w:pPr>
      <w:ind w:left="840"/>
      <w:jc w:val="left"/>
    </w:pPr>
    <w:rPr>
      <w:rFonts w:eastAsiaTheme="minorHAnsi"/>
      <w:sz w:val="18"/>
      <w:szCs w:val="18"/>
    </w:rPr>
  </w:style>
  <w:style w:type="paragraph" w:styleId="14">
    <w:name w:val="toc 3"/>
    <w:basedOn w:val="1"/>
    <w:next w:val="1"/>
    <w:autoRedefine/>
    <w:unhideWhenUsed/>
    <w:uiPriority w:val="39"/>
    <w:pPr>
      <w:ind w:left="420"/>
      <w:jc w:val="left"/>
    </w:pPr>
    <w:rPr>
      <w:rFonts w:eastAsiaTheme="minorHAnsi"/>
      <w:i/>
      <w:iCs/>
      <w:sz w:val="20"/>
      <w:szCs w:val="20"/>
    </w:rPr>
  </w:style>
  <w:style w:type="paragraph" w:styleId="15">
    <w:name w:val="toc 8"/>
    <w:basedOn w:val="1"/>
    <w:next w:val="1"/>
    <w:autoRedefine/>
    <w:unhideWhenUsed/>
    <w:uiPriority w:val="39"/>
    <w:pPr>
      <w:ind w:left="1470"/>
      <w:jc w:val="left"/>
    </w:pPr>
    <w:rPr>
      <w:rFonts w:eastAsiaTheme="minorHAnsi"/>
      <w:sz w:val="18"/>
      <w:szCs w:val="18"/>
    </w:rPr>
  </w:style>
  <w:style w:type="paragraph" w:styleId="16">
    <w:name w:val="Balloon Text"/>
    <w:basedOn w:val="1"/>
    <w:link w:val="57"/>
    <w:semiHidden/>
    <w:unhideWhenUsed/>
    <w:uiPriority w:val="99"/>
    <w:rPr>
      <w:sz w:val="18"/>
      <w:szCs w:val="18"/>
    </w:rPr>
  </w:style>
  <w:style w:type="paragraph" w:styleId="17">
    <w:name w:val="footer"/>
    <w:basedOn w:val="1"/>
    <w:link w:val="53"/>
    <w:unhideWhenUsed/>
    <w:uiPriority w:val="99"/>
    <w:pPr>
      <w:tabs>
        <w:tab w:val="center" w:pos="4153"/>
        <w:tab w:val="right" w:pos="8306"/>
      </w:tabs>
      <w:snapToGrid w:val="0"/>
      <w:jc w:val="left"/>
    </w:pPr>
    <w:rPr>
      <w:sz w:val="18"/>
      <w:szCs w:val="18"/>
    </w:rPr>
  </w:style>
  <w:style w:type="paragraph" w:styleId="18">
    <w:name w:val="toc 1"/>
    <w:basedOn w:val="1"/>
    <w:next w:val="1"/>
    <w:autoRedefine/>
    <w:unhideWhenUsed/>
    <w:uiPriority w:val="39"/>
    <w:pPr>
      <w:spacing w:before="120" w:after="120"/>
      <w:jc w:val="left"/>
    </w:pPr>
    <w:rPr>
      <w:rFonts w:eastAsiaTheme="minorHAnsi"/>
      <w:b/>
      <w:bCs/>
      <w:caps/>
      <w:sz w:val="20"/>
      <w:szCs w:val="20"/>
    </w:rPr>
  </w:style>
  <w:style w:type="paragraph" w:styleId="19">
    <w:name w:val="toc 4"/>
    <w:basedOn w:val="1"/>
    <w:next w:val="1"/>
    <w:autoRedefine/>
    <w:unhideWhenUsed/>
    <w:uiPriority w:val="39"/>
    <w:pPr>
      <w:ind w:left="630"/>
      <w:jc w:val="left"/>
    </w:pPr>
    <w:rPr>
      <w:rFonts w:eastAsiaTheme="minorHAnsi"/>
      <w:sz w:val="18"/>
      <w:szCs w:val="18"/>
    </w:rPr>
  </w:style>
  <w:style w:type="paragraph" w:styleId="20">
    <w:name w:val="Subtitle"/>
    <w:basedOn w:val="1"/>
    <w:next w:val="1"/>
    <w:link w:val="42"/>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1">
    <w:name w:val="toc 6"/>
    <w:basedOn w:val="1"/>
    <w:next w:val="1"/>
    <w:autoRedefine/>
    <w:unhideWhenUsed/>
    <w:uiPriority w:val="39"/>
    <w:pPr>
      <w:ind w:left="1050"/>
      <w:jc w:val="left"/>
    </w:pPr>
    <w:rPr>
      <w:rFonts w:eastAsiaTheme="minorHAnsi"/>
      <w:sz w:val="18"/>
      <w:szCs w:val="18"/>
    </w:rPr>
  </w:style>
  <w:style w:type="paragraph" w:styleId="22">
    <w:name w:val="toc 2"/>
    <w:basedOn w:val="1"/>
    <w:next w:val="1"/>
    <w:autoRedefine/>
    <w:unhideWhenUsed/>
    <w:uiPriority w:val="39"/>
    <w:pPr>
      <w:ind w:left="210"/>
      <w:jc w:val="left"/>
    </w:pPr>
    <w:rPr>
      <w:rFonts w:eastAsiaTheme="minorHAnsi"/>
      <w:smallCaps/>
      <w:sz w:val="20"/>
      <w:szCs w:val="20"/>
    </w:rPr>
  </w:style>
  <w:style w:type="paragraph" w:styleId="23">
    <w:name w:val="toc 9"/>
    <w:basedOn w:val="1"/>
    <w:next w:val="1"/>
    <w:autoRedefine/>
    <w:unhideWhenUsed/>
    <w:uiPriority w:val="39"/>
    <w:pPr>
      <w:ind w:left="1680"/>
      <w:jc w:val="left"/>
    </w:pPr>
    <w:rPr>
      <w:rFonts w:eastAsiaTheme="minorHAnsi"/>
      <w:sz w:val="18"/>
      <w:szCs w:val="18"/>
    </w:rPr>
  </w:style>
  <w:style w:type="paragraph" w:styleId="24">
    <w:name w:val="Title"/>
    <w:basedOn w:val="1"/>
    <w:next w:val="1"/>
    <w:link w:val="41"/>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25">
    <w:name w:val="annotation subject"/>
    <w:basedOn w:val="12"/>
    <w:next w:val="12"/>
    <w:link w:val="56"/>
    <w:semiHidden/>
    <w:unhideWhenUsed/>
    <w:uiPriority w:val="99"/>
    <w:rPr>
      <w:b/>
      <w:bCs/>
    </w:rPr>
  </w:style>
  <w:style w:type="character" w:styleId="28">
    <w:name w:val="Strong"/>
    <w:basedOn w:val="27"/>
    <w:qFormat/>
    <w:uiPriority w:val="22"/>
    <w:rPr>
      <w:b/>
      <w:bCs/>
    </w:rPr>
  </w:style>
  <w:style w:type="character" w:styleId="29">
    <w:name w:val="page number"/>
    <w:basedOn w:val="27"/>
    <w:semiHidden/>
    <w:unhideWhenUsed/>
    <w:uiPriority w:val="99"/>
  </w:style>
  <w:style w:type="character" w:styleId="30">
    <w:name w:val="Hyperlink"/>
    <w:basedOn w:val="27"/>
    <w:unhideWhenUsed/>
    <w:uiPriority w:val="99"/>
    <w:rPr>
      <w:color w:val="0563C1" w:themeColor="hyperlink"/>
      <w:u w:val="single"/>
      <w14:textFill>
        <w14:solidFill>
          <w14:schemeClr w14:val="hlink"/>
        </w14:solidFill>
      </w14:textFill>
    </w:rPr>
  </w:style>
  <w:style w:type="character" w:styleId="31">
    <w:name w:val="annotation reference"/>
    <w:basedOn w:val="27"/>
    <w:semiHidden/>
    <w:unhideWhenUsed/>
    <w:uiPriority w:val="99"/>
    <w:rPr>
      <w:sz w:val="21"/>
      <w:szCs w:val="21"/>
    </w:rPr>
  </w:style>
  <w:style w:type="character" w:customStyle="1" w:styleId="32">
    <w:name w:val="标题 1 字符"/>
    <w:basedOn w:val="27"/>
    <w:link w:val="2"/>
    <w:uiPriority w:val="9"/>
    <w:rPr>
      <w:rFonts w:eastAsia="黑体" w:asciiTheme="majorHAnsi" w:hAnsiTheme="majorHAnsi" w:cstheme="majorBidi"/>
      <w:b/>
      <w:color w:val="000000" w:themeColor="text1"/>
      <w:sz w:val="28"/>
      <w:szCs w:val="48"/>
      <w14:textFill>
        <w14:solidFill>
          <w14:schemeClr w14:val="tx1"/>
        </w14:solidFill>
      </w14:textFill>
    </w:rPr>
  </w:style>
  <w:style w:type="character" w:customStyle="1" w:styleId="33">
    <w:name w:val="标题 2 字符"/>
    <w:basedOn w:val="27"/>
    <w:link w:val="3"/>
    <w:uiPriority w:val="9"/>
    <w:rPr>
      <w:rFonts w:asciiTheme="majorHAnsi" w:hAnsiTheme="majorHAnsi" w:eastAsiaTheme="majorEastAsia" w:cstheme="majorBidi"/>
      <w:color w:val="2F5597" w:themeColor="accent1" w:themeShade="BF"/>
      <w:sz w:val="40"/>
      <w:szCs w:val="40"/>
    </w:rPr>
  </w:style>
  <w:style w:type="character" w:customStyle="1" w:styleId="34">
    <w:name w:val="标题 3 字符"/>
    <w:basedOn w:val="27"/>
    <w:link w:val="4"/>
    <w:uiPriority w:val="9"/>
    <w:rPr>
      <w:rFonts w:asciiTheme="majorHAnsi" w:hAnsiTheme="majorHAnsi" w:eastAsiaTheme="majorEastAsia" w:cstheme="majorBidi"/>
      <w:color w:val="2F5597" w:themeColor="accent1" w:themeShade="BF"/>
      <w:sz w:val="32"/>
      <w:szCs w:val="32"/>
    </w:rPr>
  </w:style>
  <w:style w:type="character" w:customStyle="1" w:styleId="35">
    <w:name w:val="标题 4 字符"/>
    <w:basedOn w:val="27"/>
    <w:link w:val="5"/>
    <w:uiPriority w:val="9"/>
    <w:rPr>
      <w:rFonts w:cstheme="majorBidi"/>
      <w:color w:val="2F5597" w:themeColor="accent1" w:themeShade="BF"/>
      <w:sz w:val="28"/>
      <w:szCs w:val="28"/>
    </w:rPr>
  </w:style>
  <w:style w:type="character" w:customStyle="1" w:styleId="36">
    <w:name w:val="标题 5 字符"/>
    <w:basedOn w:val="27"/>
    <w:link w:val="6"/>
    <w:semiHidden/>
    <w:uiPriority w:val="9"/>
    <w:rPr>
      <w:rFonts w:cstheme="majorBidi"/>
      <w:color w:val="2F5597" w:themeColor="accent1" w:themeShade="BF"/>
      <w:sz w:val="24"/>
    </w:rPr>
  </w:style>
  <w:style w:type="character" w:customStyle="1" w:styleId="37">
    <w:name w:val="标题 6 字符"/>
    <w:basedOn w:val="27"/>
    <w:link w:val="7"/>
    <w:semiHidden/>
    <w:uiPriority w:val="9"/>
    <w:rPr>
      <w:rFonts w:cstheme="majorBidi"/>
      <w:b/>
      <w:bCs/>
      <w:color w:val="2F5597" w:themeColor="accent1" w:themeShade="BF"/>
    </w:rPr>
  </w:style>
  <w:style w:type="character" w:customStyle="1" w:styleId="38">
    <w:name w:val="标题 7 字符"/>
    <w:basedOn w:val="27"/>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9">
    <w:name w:val="标题 8 字符"/>
    <w:basedOn w:val="27"/>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40">
    <w:name w:val="标题 9 字符"/>
    <w:basedOn w:val="27"/>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1">
    <w:name w:val="标题 字符"/>
    <w:basedOn w:val="27"/>
    <w:link w:val="24"/>
    <w:uiPriority w:val="10"/>
    <w:rPr>
      <w:rFonts w:asciiTheme="majorHAnsi" w:hAnsiTheme="majorHAnsi" w:eastAsiaTheme="majorEastAsia" w:cstheme="majorBidi"/>
      <w:spacing w:val="-10"/>
      <w:kern w:val="28"/>
      <w:sz w:val="56"/>
      <w:szCs w:val="56"/>
    </w:rPr>
  </w:style>
  <w:style w:type="character" w:customStyle="1" w:styleId="42">
    <w:name w:val="副标题 字符"/>
    <w:basedOn w:val="27"/>
    <w:link w:val="20"/>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3">
    <w:name w:val="Quote"/>
    <w:basedOn w:val="1"/>
    <w:next w:val="1"/>
    <w:link w:val="44"/>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44">
    <w:name w:val="引用 字符"/>
    <w:basedOn w:val="27"/>
    <w:link w:val="43"/>
    <w:uiPriority w:val="29"/>
    <w:rPr>
      <w:i/>
      <w:iCs/>
      <w:color w:val="404040" w:themeColor="text1" w:themeTint="BF"/>
      <w14:textFill>
        <w14:solidFill>
          <w14:schemeClr w14:val="tx1">
            <w14:lumMod w14:val="75000"/>
            <w14:lumOff w14:val="25000"/>
          </w14:schemeClr>
        </w14:solidFill>
      </w14:textFill>
    </w:rPr>
  </w:style>
  <w:style w:type="paragraph" w:styleId="45">
    <w:name w:val="List Paragraph"/>
    <w:basedOn w:val="1"/>
    <w:qFormat/>
    <w:uiPriority w:val="34"/>
    <w:pPr>
      <w:ind w:left="720"/>
      <w:contextualSpacing/>
    </w:pPr>
  </w:style>
  <w:style w:type="character" w:customStyle="1" w:styleId="46">
    <w:name w:val="明显强调1"/>
    <w:basedOn w:val="27"/>
    <w:qFormat/>
    <w:uiPriority w:val="21"/>
    <w:rPr>
      <w:i/>
      <w:iCs/>
      <w:color w:val="2F5597" w:themeColor="accent1" w:themeShade="BF"/>
    </w:rPr>
  </w:style>
  <w:style w:type="paragraph" w:styleId="47">
    <w:name w:val="Intense Quote"/>
    <w:basedOn w:val="1"/>
    <w:next w:val="1"/>
    <w:link w:val="48"/>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8">
    <w:name w:val="明显引用 字符"/>
    <w:basedOn w:val="27"/>
    <w:link w:val="47"/>
    <w:uiPriority w:val="30"/>
    <w:rPr>
      <w:i/>
      <w:iCs/>
      <w:color w:val="2F5597" w:themeColor="accent1" w:themeShade="BF"/>
    </w:rPr>
  </w:style>
  <w:style w:type="character" w:customStyle="1" w:styleId="49">
    <w:name w:val="明显参考1"/>
    <w:basedOn w:val="27"/>
    <w:qFormat/>
    <w:uiPriority w:val="32"/>
    <w:rPr>
      <w:b/>
      <w:bCs/>
      <w:smallCaps/>
      <w:color w:val="2F5597" w:themeColor="accent1" w:themeShade="BF"/>
      <w:spacing w:val="5"/>
    </w:rPr>
  </w:style>
  <w:style w:type="paragraph" w:customStyle="1" w:styleId="50">
    <w:name w:val="TOC 标题1"/>
    <w:basedOn w:val="2"/>
    <w:next w:val="1"/>
    <w:unhideWhenUsed/>
    <w:qFormat/>
    <w:uiPriority w:val="39"/>
    <w:pPr>
      <w:widowControl/>
      <w:spacing w:after="0" w:line="276" w:lineRule="auto"/>
      <w:jc w:val="left"/>
      <w:outlineLvl w:val="9"/>
    </w:pPr>
    <w:rPr>
      <w:b w:val="0"/>
      <w:bCs/>
      <w:kern w:val="0"/>
      <w:szCs w:val="28"/>
      <w14:ligatures w14:val="none"/>
    </w:rPr>
  </w:style>
  <w:style w:type="paragraph" w:customStyle="1" w:styleId="51">
    <w:name w:val="样式1"/>
    <w:basedOn w:val="1"/>
    <w:qFormat/>
    <w:uiPriority w:val="0"/>
    <w:rPr>
      <w:rFonts w:ascii="宋体-简" w:hAnsi="宋体-简" w:eastAsia="宋体-简"/>
      <w:sz w:val="24"/>
    </w:rPr>
  </w:style>
  <w:style w:type="paragraph" w:customStyle="1" w:styleId="52">
    <w:name w:val="论文正文"/>
    <w:qFormat/>
    <w:uiPriority w:val="0"/>
    <w:pPr>
      <w:spacing w:line="360" w:lineRule="auto"/>
      <w:ind w:firstLine="200" w:firstLineChars="200"/>
      <w:outlineLvl w:val="1"/>
    </w:pPr>
    <w:rPr>
      <w:rFonts w:ascii="Arial" w:hAnsi="Arial" w:eastAsia="宋体" w:cs="Arial"/>
      <w:color w:val="1F2329"/>
      <w:sz w:val="24"/>
      <w:szCs w:val="24"/>
      <w:lang w:val="en-US" w:eastAsia="zh-CN" w:bidi="ar-SA"/>
    </w:rPr>
  </w:style>
  <w:style w:type="character" w:customStyle="1" w:styleId="53">
    <w:name w:val="页脚 字符"/>
    <w:basedOn w:val="27"/>
    <w:link w:val="17"/>
    <w:uiPriority w:val="99"/>
    <w:rPr>
      <w:sz w:val="18"/>
      <w:szCs w:val="18"/>
    </w:rPr>
  </w:style>
  <w:style w:type="paragraph" w:customStyle="1" w:styleId="54">
    <w:name w:val="Revision"/>
    <w:hidden/>
    <w:unhideWhenUsed/>
    <w:uiPriority w:val="99"/>
    <w:rPr>
      <w:rFonts w:asciiTheme="minorHAnsi" w:hAnsiTheme="minorHAnsi" w:eastAsiaTheme="minorEastAsia" w:cstheme="minorBidi"/>
      <w:kern w:val="2"/>
      <w:sz w:val="21"/>
      <w:szCs w:val="24"/>
      <w:lang w:val="en-US" w:eastAsia="zh-CN" w:bidi="ar-SA"/>
      <w14:ligatures w14:val="standardContextual"/>
    </w:rPr>
  </w:style>
  <w:style w:type="character" w:customStyle="1" w:styleId="55">
    <w:name w:val="批注文字 字符"/>
    <w:basedOn w:val="27"/>
    <w:link w:val="12"/>
    <w:semiHidden/>
    <w:uiPriority w:val="99"/>
    <w:rPr>
      <w:kern w:val="2"/>
      <w:sz w:val="21"/>
      <w:szCs w:val="24"/>
      <w14:ligatures w14:val="standardContextual"/>
    </w:rPr>
  </w:style>
  <w:style w:type="character" w:customStyle="1" w:styleId="56">
    <w:name w:val="批注主题 字符"/>
    <w:basedOn w:val="55"/>
    <w:link w:val="25"/>
    <w:semiHidden/>
    <w:uiPriority w:val="99"/>
    <w:rPr>
      <w:b/>
      <w:bCs/>
      <w:kern w:val="2"/>
      <w:sz w:val="21"/>
      <w:szCs w:val="24"/>
      <w14:ligatures w14:val="standardContextual"/>
    </w:rPr>
  </w:style>
  <w:style w:type="character" w:customStyle="1" w:styleId="57">
    <w:name w:val="批注框文本 字符"/>
    <w:basedOn w:val="27"/>
    <w:link w:val="16"/>
    <w:semiHidden/>
    <w:uiPriority w:val="99"/>
    <w:rPr>
      <w:kern w:val="2"/>
      <w:sz w:val="18"/>
      <w:szCs w:val="18"/>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Version="6" SelectedStyle="/APASixthEditionOfficeOnline.xsl"/>
</file>

<file path=customXml/itemProps1.xml><?xml version="1.0" encoding="utf-8"?>
<ds:datastoreItem xmlns:ds="http://schemas.openxmlformats.org/officeDocument/2006/customXml" ds:itemID="{C876E0E6-54C7-4EC3-A34A-1FE70BD770A6}">
  <ds:schemaRefs/>
</ds:datastoreItem>
</file>

<file path=docProps/app.xml><?xml version="1.0" encoding="utf-8"?>
<Properties xmlns="http://schemas.openxmlformats.org/officeDocument/2006/extended-properties" xmlns:vt="http://schemas.openxmlformats.org/officeDocument/2006/docPropsVTypes">
  <Template>Normal</Template>
  <Pages>25</Pages>
  <Words>2968</Words>
  <Characters>16919</Characters>
  <Lines>140</Lines>
  <Paragraphs>39</Paragraphs>
  <TotalTime>60</TotalTime>
  <ScaleCrop>false</ScaleCrop>
  <LinksUpToDate>false</LinksUpToDate>
  <CharactersWithSpaces>19848</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2026-04-08T10:14:00Z</dcterms:created>
  <dc:creator>卢 雪靓</dc:creator>
  <cp:lastModifiedBy>不点儿</cp:lastModifiedBy>
  <dcterms:modified xsi:type="dcterms:W3CDTF">2026-04-19T14:43:32Z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eyJoZGlkIjoiMDA4YWVmZmU2YzhkMDAyMjg1OTZiYmZmZGIzOGI1MTAiLCJ1c2VySWQiOiIyNjE4NTU4NTcifQ==</vt:lpwstr>
  </property>
  <property fmtid="{D5CDD505-2E9C-101B-9397-08002B2CF9AE}" pid="3" name="KSOProductBuildVer">
    <vt:lpwstr>2052-7.5.1.8994</vt:lpwstr>
  </property>
  <property fmtid="{D5CDD505-2E9C-101B-9397-08002B2CF9AE}" pid="4" name="ICV">
    <vt:lpwstr>210138CCC789A3452896DC69248C6859_43</vt:lpwstr>
  </property>
</Properties>
</file>